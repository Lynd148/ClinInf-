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4AF" w:rsidRDefault="000C24AF" w:rsidP="000C24AF">
      <w:bookmarkStart w:id="0" w:name="_GoBack"/>
      <w:bookmarkEnd w:id="0"/>
    </w:p>
    <w:p w:rsidR="001D243C" w:rsidRDefault="001D243C" w:rsidP="00B77C41">
      <w:pPr>
        <w:pStyle w:val="Frontpagesubhead"/>
      </w:pPr>
    </w:p>
    <w:p w:rsidR="001D243C" w:rsidRDefault="00C8419A" w:rsidP="00B77C41">
      <w:pPr>
        <w:pStyle w:val="Frontpagesubhead"/>
      </w:pPr>
      <w:r>
        <w:rPr>
          <w:noProof/>
          <w:lang w:eastAsia="en-GB"/>
        </w:rPr>
        <mc:AlternateContent>
          <mc:Choice Requires="wps">
            <w:drawing>
              <wp:anchor distT="0" distB="0" distL="114300" distR="114300" simplePos="0" relativeHeight="251659264" behindDoc="0" locked="0" layoutInCell="1" allowOverlap="1">
                <wp:simplePos x="0" y="0"/>
                <wp:positionH relativeFrom="page">
                  <wp:posOffset>648335</wp:posOffset>
                </wp:positionH>
                <wp:positionV relativeFrom="page">
                  <wp:posOffset>3596640</wp:posOffset>
                </wp:positionV>
                <wp:extent cx="6372225" cy="5328285"/>
                <wp:effectExtent l="0" t="0" r="0" b="57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2225" cy="5328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7519" w:rsidRDefault="00587519" w:rsidP="001D243C">
                            <w:pPr>
                              <w:pStyle w:val="FrontpageTitle"/>
                            </w:pPr>
                          </w:p>
                          <w:p w:rsidR="00587519" w:rsidRDefault="00587519" w:rsidP="001D243C">
                            <w:pPr>
                              <w:pStyle w:val="FrontpageTitle"/>
                            </w:pPr>
                            <w:r>
                              <w:t>SNOMED CT in Primary Care</w:t>
                            </w:r>
                          </w:p>
                          <w:p w:rsidR="00587519" w:rsidRDefault="00587519" w:rsidP="001D243C"/>
                          <w:p w:rsidR="00587519" w:rsidRPr="001D243C" w:rsidRDefault="00587519" w:rsidP="00B77C41">
                            <w:pPr>
                              <w:pStyle w:val="Frontpagesubhead"/>
                            </w:pPr>
                            <w:r>
                              <w:t>Recommendations from the sub-group of the Joint GP IT Committee</w:t>
                            </w:r>
                            <w:r w:rsidR="00510180">
                              <w:t xml:space="preserve"> on SNOMED CT</w:t>
                            </w:r>
                          </w:p>
                          <w:p w:rsidR="00587519" w:rsidRDefault="00587519" w:rsidP="00B77C41">
                            <w:pPr>
                              <w:pStyle w:val="Frontpagesubhead"/>
                            </w:pPr>
                          </w:p>
                          <w:p w:rsidR="00587519" w:rsidRDefault="00587519" w:rsidP="00B77C41">
                            <w:pPr>
                              <w:pStyle w:val="Frontpagesubhead"/>
                            </w:pPr>
                          </w:p>
                          <w:p w:rsidR="00587519" w:rsidRDefault="000911F0" w:rsidP="00B77C41">
                            <w:pPr>
                              <w:pStyle w:val="Frontpagesubhead"/>
                            </w:pPr>
                            <w:r>
                              <w:t xml:space="preserve">December </w:t>
                            </w:r>
                            <w:r w:rsidR="00587519">
                              <w:t>2013</w:t>
                            </w:r>
                          </w:p>
                          <w:p w:rsidR="00587519" w:rsidRDefault="005875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1.05pt;margin-top:283.2pt;width:501.75pt;height:419.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" filled="f" stroked="f" strokeweight=".5pt">
                <v:path arrowok="t"/>
                <v:textbox>
                  <w:txbxContent>
                    <w:p w:rsidR="00587519" w:rsidRDefault="00587519" w:rsidP="001D243C">
                      <w:pPr>
                        <w:pStyle w:val="FrontpageTitle"/>
                      </w:pPr>
                    </w:p>
                    <w:p w:rsidR="00587519" w:rsidRDefault="00587519" w:rsidP="001D243C">
                      <w:pPr>
                        <w:pStyle w:val="FrontpageTitle"/>
                      </w:pPr>
                      <w:r>
                        <w:t>SNOMED CT in Primary Care</w:t>
                      </w:r>
                    </w:p>
                    <w:p w:rsidR="00587519" w:rsidRDefault="00587519" w:rsidP="001D243C"/>
                    <w:p w:rsidR="00587519" w:rsidRPr="001D243C" w:rsidRDefault="00587519" w:rsidP="00B77C41">
                      <w:pPr>
                        <w:pStyle w:val="Frontpagesubhead"/>
                      </w:pPr>
                      <w:r>
                        <w:t>Recommendations from the sub-group of the Joint GP IT Committee</w:t>
                      </w:r>
                      <w:r w:rsidR="00510180">
                        <w:t xml:space="preserve"> on SNOMED CT</w:t>
                      </w:r>
                    </w:p>
                    <w:p w:rsidR="00587519" w:rsidRDefault="00587519" w:rsidP="00B77C41">
                      <w:pPr>
                        <w:pStyle w:val="Frontpagesubhead"/>
                      </w:pPr>
                    </w:p>
                    <w:p w:rsidR="00587519" w:rsidRDefault="00587519" w:rsidP="00B77C41">
                      <w:pPr>
                        <w:pStyle w:val="Frontpagesubhead"/>
                      </w:pPr>
                    </w:p>
                    <w:p w:rsidR="00587519" w:rsidRDefault="000911F0" w:rsidP="00B77C41">
                      <w:pPr>
                        <w:pStyle w:val="Frontpagesubhead"/>
                      </w:pPr>
                      <w:r>
                        <w:t xml:space="preserve">December </w:t>
                      </w:r>
                      <w:r w:rsidR="00587519">
                        <w:t>2013</w:t>
                      </w:r>
                    </w:p>
                    <w:p w:rsidR="00587519" w:rsidRDefault="00587519"/>
                  </w:txbxContent>
                </v:textbox>
                <w10:wrap anchorx="page" anchory="page"/>
              </v:shape>
            </w:pict>
          </mc:Fallback>
        </mc:AlternateContent>
      </w:r>
    </w:p>
    <w:p w:rsidR="001D243C" w:rsidRDefault="001D243C" w:rsidP="00B77C41">
      <w:pPr>
        <w:pStyle w:val="Frontpagesubhead"/>
        <w:sectPr w:rsidR="001D243C" w:rsidSect="000C24AF">
          <w:headerReference w:type="default" r:id="rId12"/>
          <w:footerReference w:type="default" r:id="rId13"/>
          <w:pgSz w:w="11906" w:h="16838"/>
          <w:pgMar w:top="1021" w:right="1021" w:bottom="1021" w:left="1021" w:header="454" w:footer="680" w:gutter="0"/>
          <w:cols w:space="708"/>
          <w:docGrid w:linePitch="360"/>
        </w:sectPr>
      </w:pPr>
    </w:p>
    <w:p w:rsidR="001D243C" w:rsidRPr="000C24AF" w:rsidRDefault="001D243C" w:rsidP="00B77C41">
      <w:pPr>
        <w:pStyle w:val="Frontpagesubhead"/>
      </w:pPr>
    </w:p>
    <w:p w:rsidR="000C24AF" w:rsidRPr="001D243C" w:rsidRDefault="000C24AF" w:rsidP="001D243C">
      <w:pPr>
        <w:pStyle w:val="Heading1"/>
      </w:pPr>
      <w:bookmarkStart w:id="1" w:name="_Toc364844639"/>
      <w:r w:rsidRPr="001D243C">
        <w:t>Contents</w:t>
      </w:r>
      <w:bookmarkEnd w:id="1"/>
    </w:p>
    <w:p w:rsidR="00510180" w:rsidRDefault="00242F1E">
      <w:pPr>
        <w:pStyle w:val="TOC1"/>
        <w:rPr>
          <w:rFonts w:asciiTheme="minorHAnsi" w:eastAsiaTheme="minorEastAsia" w:hAnsiTheme="minorHAnsi" w:cstheme="minorBidi"/>
          <w:b w:val="0"/>
          <w:color w:val="auto"/>
          <w:sz w:val="22"/>
          <w:szCs w:val="22"/>
          <w:lang w:eastAsia="en-GB"/>
        </w:rPr>
      </w:pPr>
      <w:r w:rsidRPr="00C41C82">
        <w:rPr>
          <w:caps/>
          <w:smallCaps/>
        </w:rPr>
        <w:fldChar w:fldCharType="begin"/>
      </w:r>
      <w:r w:rsidR="000C24AF" w:rsidRPr="00C41C82">
        <w:rPr>
          <w:caps/>
          <w:smallCaps/>
        </w:rPr>
        <w:instrText xml:space="preserve"> TOC \o "1-2" \h \z </w:instrText>
      </w:r>
      <w:r w:rsidRPr="00C41C82">
        <w:rPr>
          <w:caps/>
          <w:smallCaps/>
        </w:rPr>
        <w:fldChar w:fldCharType="separate"/>
      </w:r>
      <w:hyperlink w:anchor="_Toc364844639" w:history="1">
        <w:r w:rsidR="00510180" w:rsidRPr="00710640">
          <w:rPr>
            <w:rStyle w:val="Hyperlink"/>
          </w:rPr>
          <w:t>Contents</w:t>
        </w:r>
        <w:r w:rsidR="00510180">
          <w:rPr>
            <w:webHidden/>
          </w:rPr>
          <w:tab/>
        </w:r>
        <w:r>
          <w:rPr>
            <w:webHidden/>
          </w:rPr>
          <w:fldChar w:fldCharType="begin"/>
        </w:r>
        <w:r w:rsidR="00510180">
          <w:rPr>
            <w:webHidden/>
          </w:rPr>
          <w:instrText xml:space="preserve"> PAGEREF _Toc364844639 \h </w:instrText>
        </w:r>
        <w:r>
          <w:rPr>
            <w:webHidden/>
          </w:rPr>
        </w:r>
        <w:r>
          <w:rPr>
            <w:webHidden/>
          </w:rPr>
          <w:fldChar w:fldCharType="separate"/>
        </w:r>
        <w:r w:rsidR="00510180">
          <w:rPr>
            <w:webHidden/>
          </w:rPr>
          <w:t>2</w:t>
        </w:r>
        <w:r>
          <w:rPr>
            <w:webHidden/>
          </w:rPr>
          <w:fldChar w:fldCharType="end"/>
        </w:r>
      </w:hyperlink>
    </w:p>
    <w:p w:rsidR="00510180" w:rsidRDefault="009C3636">
      <w:pPr>
        <w:pStyle w:val="TOC1"/>
        <w:rPr>
          <w:rFonts w:asciiTheme="minorHAnsi" w:eastAsiaTheme="minorEastAsia" w:hAnsiTheme="minorHAnsi" w:cstheme="minorBidi"/>
          <w:b w:val="0"/>
          <w:color w:val="auto"/>
          <w:sz w:val="22"/>
          <w:szCs w:val="22"/>
          <w:lang w:eastAsia="en-GB"/>
        </w:rPr>
      </w:pPr>
      <w:hyperlink w:anchor="_Toc364844640" w:history="1">
        <w:r w:rsidR="00510180" w:rsidRPr="00710640">
          <w:rPr>
            <w:rStyle w:val="Hyperlink"/>
          </w:rPr>
          <w:t>Purpose</w:t>
        </w:r>
        <w:r w:rsidR="00510180">
          <w:rPr>
            <w:webHidden/>
          </w:rPr>
          <w:tab/>
        </w:r>
        <w:r w:rsidR="00242F1E">
          <w:rPr>
            <w:webHidden/>
          </w:rPr>
          <w:fldChar w:fldCharType="begin"/>
        </w:r>
        <w:r w:rsidR="00510180">
          <w:rPr>
            <w:webHidden/>
          </w:rPr>
          <w:instrText xml:space="preserve"> PAGEREF _Toc364844640 \h </w:instrText>
        </w:r>
        <w:r w:rsidR="00242F1E">
          <w:rPr>
            <w:webHidden/>
          </w:rPr>
        </w:r>
        <w:r w:rsidR="00242F1E">
          <w:rPr>
            <w:webHidden/>
          </w:rPr>
          <w:fldChar w:fldCharType="separate"/>
        </w:r>
        <w:r w:rsidR="00510180">
          <w:rPr>
            <w:webHidden/>
          </w:rPr>
          <w:t>3</w:t>
        </w:r>
        <w:r w:rsidR="00242F1E">
          <w:rPr>
            <w:webHidden/>
          </w:rPr>
          <w:fldChar w:fldCharType="end"/>
        </w:r>
      </w:hyperlink>
    </w:p>
    <w:p w:rsidR="00510180" w:rsidRDefault="009C3636">
      <w:pPr>
        <w:pStyle w:val="TOC1"/>
        <w:rPr>
          <w:rFonts w:asciiTheme="minorHAnsi" w:eastAsiaTheme="minorEastAsia" w:hAnsiTheme="minorHAnsi" w:cstheme="minorBidi"/>
          <w:b w:val="0"/>
          <w:color w:val="auto"/>
          <w:sz w:val="22"/>
          <w:szCs w:val="22"/>
          <w:lang w:eastAsia="en-GB"/>
        </w:rPr>
      </w:pPr>
      <w:hyperlink w:anchor="_Toc364844641" w:history="1">
        <w:r w:rsidR="00510180" w:rsidRPr="00710640">
          <w:rPr>
            <w:rStyle w:val="Hyperlink"/>
          </w:rPr>
          <w:t>Background</w:t>
        </w:r>
        <w:r w:rsidR="00510180">
          <w:rPr>
            <w:webHidden/>
          </w:rPr>
          <w:tab/>
        </w:r>
        <w:r w:rsidR="00242F1E">
          <w:rPr>
            <w:webHidden/>
          </w:rPr>
          <w:fldChar w:fldCharType="begin"/>
        </w:r>
        <w:r w:rsidR="00510180">
          <w:rPr>
            <w:webHidden/>
          </w:rPr>
          <w:instrText xml:space="preserve"> PAGEREF _Toc364844641 \h </w:instrText>
        </w:r>
        <w:r w:rsidR="00242F1E">
          <w:rPr>
            <w:webHidden/>
          </w:rPr>
        </w:r>
        <w:r w:rsidR="00242F1E">
          <w:rPr>
            <w:webHidden/>
          </w:rPr>
          <w:fldChar w:fldCharType="separate"/>
        </w:r>
        <w:r w:rsidR="00510180">
          <w:rPr>
            <w:webHidden/>
          </w:rPr>
          <w:t>3</w:t>
        </w:r>
        <w:r w:rsidR="00242F1E">
          <w:rPr>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2" w:history="1">
        <w:r w:rsidR="00510180" w:rsidRPr="00710640">
          <w:rPr>
            <w:rStyle w:val="Hyperlink"/>
            <w:noProof/>
          </w:rPr>
          <w:t>SNOMED CT</w:t>
        </w:r>
        <w:r w:rsidR="00510180">
          <w:rPr>
            <w:noProof/>
            <w:webHidden/>
          </w:rPr>
          <w:tab/>
        </w:r>
        <w:r w:rsidR="00242F1E">
          <w:rPr>
            <w:noProof/>
            <w:webHidden/>
          </w:rPr>
          <w:fldChar w:fldCharType="begin"/>
        </w:r>
        <w:r w:rsidR="00510180">
          <w:rPr>
            <w:noProof/>
            <w:webHidden/>
          </w:rPr>
          <w:instrText xml:space="preserve"> PAGEREF _Toc364844642 \h </w:instrText>
        </w:r>
        <w:r w:rsidR="00242F1E">
          <w:rPr>
            <w:noProof/>
            <w:webHidden/>
          </w:rPr>
        </w:r>
        <w:r w:rsidR="00242F1E">
          <w:rPr>
            <w:noProof/>
            <w:webHidden/>
          </w:rPr>
          <w:fldChar w:fldCharType="separate"/>
        </w:r>
        <w:r w:rsidR="00510180">
          <w:rPr>
            <w:noProof/>
            <w:webHidden/>
          </w:rPr>
          <w:t>3</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3" w:history="1">
        <w:r w:rsidR="00510180" w:rsidRPr="00710640">
          <w:rPr>
            <w:rStyle w:val="Hyperlink"/>
            <w:noProof/>
          </w:rPr>
          <w:t>Policy</w:t>
        </w:r>
        <w:r w:rsidR="00510180">
          <w:rPr>
            <w:noProof/>
            <w:webHidden/>
          </w:rPr>
          <w:tab/>
        </w:r>
        <w:r w:rsidR="00242F1E">
          <w:rPr>
            <w:noProof/>
            <w:webHidden/>
          </w:rPr>
          <w:fldChar w:fldCharType="begin"/>
        </w:r>
        <w:r w:rsidR="00510180">
          <w:rPr>
            <w:noProof/>
            <w:webHidden/>
          </w:rPr>
          <w:instrText xml:space="preserve"> PAGEREF _Toc364844643 \h </w:instrText>
        </w:r>
        <w:r w:rsidR="00242F1E">
          <w:rPr>
            <w:noProof/>
            <w:webHidden/>
          </w:rPr>
        </w:r>
        <w:r w:rsidR="00242F1E">
          <w:rPr>
            <w:noProof/>
            <w:webHidden/>
          </w:rPr>
          <w:fldChar w:fldCharType="separate"/>
        </w:r>
        <w:r w:rsidR="00510180">
          <w:rPr>
            <w:noProof/>
            <w:webHidden/>
          </w:rPr>
          <w:t>4</w:t>
        </w:r>
        <w:r w:rsidR="00242F1E">
          <w:rPr>
            <w:noProof/>
            <w:webHidden/>
          </w:rPr>
          <w:fldChar w:fldCharType="end"/>
        </w:r>
      </w:hyperlink>
    </w:p>
    <w:p w:rsidR="00510180" w:rsidRDefault="009C3636">
      <w:pPr>
        <w:pStyle w:val="TOC1"/>
        <w:rPr>
          <w:rFonts w:asciiTheme="minorHAnsi" w:eastAsiaTheme="minorEastAsia" w:hAnsiTheme="minorHAnsi" w:cstheme="minorBidi"/>
          <w:b w:val="0"/>
          <w:color w:val="auto"/>
          <w:sz w:val="22"/>
          <w:szCs w:val="22"/>
          <w:lang w:eastAsia="en-GB"/>
        </w:rPr>
      </w:pPr>
      <w:hyperlink w:anchor="_Toc364844644" w:history="1">
        <w:r w:rsidR="00510180" w:rsidRPr="00710640">
          <w:rPr>
            <w:rStyle w:val="Hyperlink"/>
          </w:rPr>
          <w:t>Recommendations</w:t>
        </w:r>
        <w:r w:rsidR="00510180">
          <w:rPr>
            <w:webHidden/>
          </w:rPr>
          <w:tab/>
        </w:r>
        <w:r w:rsidR="00242F1E">
          <w:rPr>
            <w:webHidden/>
          </w:rPr>
          <w:fldChar w:fldCharType="begin"/>
        </w:r>
        <w:r w:rsidR="00510180">
          <w:rPr>
            <w:webHidden/>
          </w:rPr>
          <w:instrText xml:space="preserve"> PAGEREF _Toc364844644 \h </w:instrText>
        </w:r>
        <w:r w:rsidR="00242F1E">
          <w:rPr>
            <w:webHidden/>
          </w:rPr>
        </w:r>
        <w:r w:rsidR="00242F1E">
          <w:rPr>
            <w:webHidden/>
          </w:rPr>
          <w:fldChar w:fldCharType="separate"/>
        </w:r>
        <w:r w:rsidR="00510180">
          <w:rPr>
            <w:webHidden/>
          </w:rPr>
          <w:t>4</w:t>
        </w:r>
        <w:r w:rsidR="00242F1E">
          <w:rPr>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5" w:history="1">
        <w:r w:rsidR="00510180" w:rsidRPr="00710640">
          <w:rPr>
            <w:rStyle w:val="Hyperlink"/>
            <w:noProof/>
          </w:rPr>
          <w:t>1. Mapping Tables</w:t>
        </w:r>
        <w:r w:rsidR="00510180">
          <w:rPr>
            <w:noProof/>
            <w:webHidden/>
          </w:rPr>
          <w:tab/>
        </w:r>
        <w:r w:rsidR="00242F1E">
          <w:rPr>
            <w:noProof/>
            <w:webHidden/>
          </w:rPr>
          <w:fldChar w:fldCharType="begin"/>
        </w:r>
        <w:r w:rsidR="00510180">
          <w:rPr>
            <w:noProof/>
            <w:webHidden/>
          </w:rPr>
          <w:instrText xml:space="preserve"> PAGEREF _Toc364844645 \h </w:instrText>
        </w:r>
        <w:r w:rsidR="00242F1E">
          <w:rPr>
            <w:noProof/>
            <w:webHidden/>
          </w:rPr>
        </w:r>
        <w:r w:rsidR="00242F1E">
          <w:rPr>
            <w:noProof/>
            <w:webHidden/>
          </w:rPr>
          <w:fldChar w:fldCharType="separate"/>
        </w:r>
        <w:r w:rsidR="00510180">
          <w:rPr>
            <w:noProof/>
            <w:webHidden/>
          </w:rPr>
          <w:t>4</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6" w:history="1">
        <w:r w:rsidR="00510180" w:rsidRPr="00710640">
          <w:rPr>
            <w:rStyle w:val="Hyperlink"/>
            <w:noProof/>
          </w:rPr>
          <w:t>2. Synonyms and Preferred Terms</w:t>
        </w:r>
        <w:r w:rsidR="00510180">
          <w:rPr>
            <w:noProof/>
            <w:webHidden/>
          </w:rPr>
          <w:tab/>
        </w:r>
        <w:r w:rsidR="00242F1E">
          <w:rPr>
            <w:noProof/>
            <w:webHidden/>
          </w:rPr>
          <w:fldChar w:fldCharType="begin"/>
        </w:r>
        <w:r w:rsidR="00510180">
          <w:rPr>
            <w:noProof/>
            <w:webHidden/>
          </w:rPr>
          <w:instrText xml:space="preserve"> PAGEREF _Toc364844646 \h </w:instrText>
        </w:r>
        <w:r w:rsidR="00242F1E">
          <w:rPr>
            <w:noProof/>
            <w:webHidden/>
          </w:rPr>
        </w:r>
        <w:r w:rsidR="00242F1E">
          <w:rPr>
            <w:noProof/>
            <w:webHidden/>
          </w:rPr>
          <w:fldChar w:fldCharType="separate"/>
        </w:r>
        <w:r w:rsidR="00510180">
          <w:rPr>
            <w:noProof/>
            <w:webHidden/>
          </w:rPr>
          <w:t>5</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7" w:history="1">
        <w:r w:rsidR="00510180" w:rsidRPr="00710640">
          <w:rPr>
            <w:rStyle w:val="Hyperlink"/>
            <w:noProof/>
          </w:rPr>
          <w:t>4. Subsets, alternative hierarchies and interoperability</w:t>
        </w:r>
        <w:r w:rsidR="00510180">
          <w:rPr>
            <w:noProof/>
            <w:webHidden/>
          </w:rPr>
          <w:tab/>
        </w:r>
        <w:r w:rsidR="00242F1E">
          <w:rPr>
            <w:noProof/>
            <w:webHidden/>
          </w:rPr>
          <w:fldChar w:fldCharType="begin"/>
        </w:r>
        <w:r w:rsidR="00510180">
          <w:rPr>
            <w:noProof/>
            <w:webHidden/>
          </w:rPr>
          <w:instrText xml:space="preserve"> PAGEREF _Toc364844647 \h </w:instrText>
        </w:r>
        <w:r w:rsidR="00242F1E">
          <w:rPr>
            <w:noProof/>
            <w:webHidden/>
          </w:rPr>
        </w:r>
        <w:r w:rsidR="00242F1E">
          <w:rPr>
            <w:noProof/>
            <w:webHidden/>
          </w:rPr>
          <w:fldChar w:fldCharType="separate"/>
        </w:r>
        <w:r w:rsidR="00510180">
          <w:rPr>
            <w:noProof/>
            <w:webHidden/>
          </w:rPr>
          <w:t>5</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8" w:history="1">
        <w:r w:rsidR="00510180" w:rsidRPr="00710640">
          <w:rPr>
            <w:rStyle w:val="Hyperlink"/>
            <w:noProof/>
          </w:rPr>
          <w:t>5. Namespaces and ‘local codes’</w:t>
        </w:r>
        <w:r w:rsidR="00510180">
          <w:rPr>
            <w:noProof/>
            <w:webHidden/>
          </w:rPr>
          <w:tab/>
        </w:r>
        <w:r w:rsidR="00242F1E">
          <w:rPr>
            <w:noProof/>
            <w:webHidden/>
          </w:rPr>
          <w:fldChar w:fldCharType="begin"/>
        </w:r>
        <w:r w:rsidR="00510180">
          <w:rPr>
            <w:noProof/>
            <w:webHidden/>
          </w:rPr>
          <w:instrText xml:space="preserve"> PAGEREF _Toc364844648 \h </w:instrText>
        </w:r>
        <w:r w:rsidR="00242F1E">
          <w:rPr>
            <w:noProof/>
            <w:webHidden/>
          </w:rPr>
        </w:r>
        <w:r w:rsidR="00242F1E">
          <w:rPr>
            <w:noProof/>
            <w:webHidden/>
          </w:rPr>
          <w:fldChar w:fldCharType="separate"/>
        </w:r>
        <w:r w:rsidR="00510180">
          <w:rPr>
            <w:noProof/>
            <w:webHidden/>
          </w:rPr>
          <w:t>6</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49" w:history="1">
        <w:r w:rsidR="00510180" w:rsidRPr="00710640">
          <w:rPr>
            <w:rStyle w:val="Hyperlink"/>
            <w:noProof/>
          </w:rPr>
          <w:t>6. Pre/post Coordination</w:t>
        </w:r>
        <w:r w:rsidR="00510180">
          <w:rPr>
            <w:noProof/>
            <w:webHidden/>
          </w:rPr>
          <w:tab/>
        </w:r>
        <w:r w:rsidR="00242F1E">
          <w:rPr>
            <w:noProof/>
            <w:webHidden/>
          </w:rPr>
          <w:fldChar w:fldCharType="begin"/>
        </w:r>
        <w:r w:rsidR="00510180">
          <w:rPr>
            <w:noProof/>
            <w:webHidden/>
          </w:rPr>
          <w:instrText xml:space="preserve"> PAGEREF _Toc364844649 \h </w:instrText>
        </w:r>
        <w:r w:rsidR="00242F1E">
          <w:rPr>
            <w:noProof/>
            <w:webHidden/>
          </w:rPr>
        </w:r>
        <w:r w:rsidR="00242F1E">
          <w:rPr>
            <w:noProof/>
            <w:webHidden/>
          </w:rPr>
          <w:fldChar w:fldCharType="separate"/>
        </w:r>
        <w:r w:rsidR="00510180">
          <w:rPr>
            <w:noProof/>
            <w:webHidden/>
          </w:rPr>
          <w:t>6</w:t>
        </w:r>
        <w:r w:rsidR="00242F1E">
          <w:rPr>
            <w:noProof/>
            <w:webHidden/>
          </w:rPr>
          <w:fldChar w:fldCharType="end"/>
        </w:r>
      </w:hyperlink>
    </w:p>
    <w:p w:rsidR="00510180" w:rsidRDefault="009C3636">
      <w:pPr>
        <w:pStyle w:val="TOC1"/>
        <w:rPr>
          <w:rFonts w:asciiTheme="minorHAnsi" w:eastAsiaTheme="minorEastAsia" w:hAnsiTheme="minorHAnsi" w:cstheme="minorBidi"/>
          <w:b w:val="0"/>
          <w:color w:val="auto"/>
          <w:sz w:val="22"/>
          <w:szCs w:val="22"/>
          <w:lang w:eastAsia="en-GB"/>
        </w:rPr>
      </w:pPr>
      <w:hyperlink w:anchor="_Toc364844650" w:history="1">
        <w:r w:rsidR="00510180" w:rsidRPr="00710640">
          <w:rPr>
            <w:rStyle w:val="Hyperlink"/>
          </w:rPr>
          <w:t>Requirements</w:t>
        </w:r>
        <w:r w:rsidR="00510180">
          <w:rPr>
            <w:webHidden/>
          </w:rPr>
          <w:tab/>
        </w:r>
        <w:r w:rsidR="00242F1E">
          <w:rPr>
            <w:webHidden/>
          </w:rPr>
          <w:fldChar w:fldCharType="begin"/>
        </w:r>
        <w:r w:rsidR="00510180">
          <w:rPr>
            <w:webHidden/>
          </w:rPr>
          <w:instrText xml:space="preserve"> PAGEREF _Toc364844650 \h </w:instrText>
        </w:r>
        <w:r w:rsidR="00242F1E">
          <w:rPr>
            <w:webHidden/>
          </w:rPr>
        </w:r>
        <w:r w:rsidR="00242F1E">
          <w:rPr>
            <w:webHidden/>
          </w:rPr>
          <w:fldChar w:fldCharType="separate"/>
        </w:r>
        <w:r w:rsidR="00510180">
          <w:rPr>
            <w:webHidden/>
          </w:rPr>
          <w:t>6</w:t>
        </w:r>
        <w:r w:rsidR="00242F1E">
          <w:rPr>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51" w:history="1">
        <w:r w:rsidR="00510180" w:rsidRPr="00710640">
          <w:rPr>
            <w:rStyle w:val="Hyperlink"/>
            <w:noProof/>
          </w:rPr>
          <w:t>Professional clinical safety requirements</w:t>
        </w:r>
        <w:r w:rsidR="00510180">
          <w:rPr>
            <w:noProof/>
            <w:webHidden/>
          </w:rPr>
          <w:tab/>
        </w:r>
        <w:r w:rsidR="00242F1E">
          <w:rPr>
            <w:noProof/>
            <w:webHidden/>
          </w:rPr>
          <w:fldChar w:fldCharType="begin"/>
        </w:r>
        <w:r w:rsidR="00510180">
          <w:rPr>
            <w:noProof/>
            <w:webHidden/>
          </w:rPr>
          <w:instrText xml:space="preserve"> PAGEREF _Toc364844651 \h </w:instrText>
        </w:r>
        <w:r w:rsidR="00242F1E">
          <w:rPr>
            <w:noProof/>
            <w:webHidden/>
          </w:rPr>
        </w:r>
        <w:r w:rsidR="00242F1E">
          <w:rPr>
            <w:noProof/>
            <w:webHidden/>
          </w:rPr>
          <w:fldChar w:fldCharType="separate"/>
        </w:r>
        <w:r w:rsidR="00510180">
          <w:rPr>
            <w:noProof/>
            <w:webHidden/>
          </w:rPr>
          <w:t>6</w:t>
        </w:r>
        <w:r w:rsidR="00242F1E">
          <w:rPr>
            <w:noProof/>
            <w:webHidden/>
          </w:rPr>
          <w:fldChar w:fldCharType="end"/>
        </w:r>
      </w:hyperlink>
    </w:p>
    <w:p w:rsidR="00510180" w:rsidRDefault="009C3636">
      <w:pPr>
        <w:pStyle w:val="TOC2"/>
        <w:tabs>
          <w:tab w:val="right" w:pos="9854"/>
        </w:tabs>
        <w:rPr>
          <w:rFonts w:asciiTheme="minorHAnsi" w:eastAsiaTheme="minorEastAsia" w:hAnsiTheme="minorHAnsi" w:cstheme="minorBidi"/>
          <w:noProof/>
          <w:sz w:val="22"/>
          <w:szCs w:val="22"/>
          <w:lang w:eastAsia="en-GB"/>
        </w:rPr>
      </w:pPr>
      <w:hyperlink w:anchor="_Toc364844652" w:history="1">
        <w:r w:rsidR="00510180" w:rsidRPr="00710640">
          <w:rPr>
            <w:rStyle w:val="Hyperlink"/>
            <w:noProof/>
          </w:rPr>
          <w:t>Search and Select</w:t>
        </w:r>
        <w:r w:rsidR="00510180">
          <w:rPr>
            <w:noProof/>
            <w:webHidden/>
          </w:rPr>
          <w:tab/>
        </w:r>
        <w:r w:rsidR="00242F1E">
          <w:rPr>
            <w:noProof/>
            <w:webHidden/>
          </w:rPr>
          <w:fldChar w:fldCharType="begin"/>
        </w:r>
        <w:r w:rsidR="00510180">
          <w:rPr>
            <w:noProof/>
            <w:webHidden/>
          </w:rPr>
          <w:instrText xml:space="preserve"> PAGEREF _Toc364844652 \h </w:instrText>
        </w:r>
        <w:r w:rsidR="00242F1E">
          <w:rPr>
            <w:noProof/>
            <w:webHidden/>
          </w:rPr>
        </w:r>
        <w:r w:rsidR="00242F1E">
          <w:rPr>
            <w:noProof/>
            <w:webHidden/>
          </w:rPr>
          <w:fldChar w:fldCharType="separate"/>
        </w:r>
        <w:r w:rsidR="00510180">
          <w:rPr>
            <w:noProof/>
            <w:webHidden/>
          </w:rPr>
          <w:t>9</w:t>
        </w:r>
        <w:r w:rsidR="00242F1E">
          <w:rPr>
            <w:noProof/>
            <w:webHidden/>
          </w:rPr>
          <w:fldChar w:fldCharType="end"/>
        </w:r>
      </w:hyperlink>
    </w:p>
    <w:p w:rsidR="001D243C" w:rsidRDefault="00242F1E" w:rsidP="000C24AF">
      <w:r w:rsidRPr="00C41C82">
        <w:fldChar w:fldCharType="end"/>
      </w:r>
    </w:p>
    <w:p w:rsidR="001D243C" w:rsidRDefault="001D243C">
      <w:pPr>
        <w:spacing w:after="0"/>
        <w:textboxTightWrap w:val="none"/>
      </w:pPr>
      <w:r>
        <w:br w:type="page"/>
      </w:r>
    </w:p>
    <w:p w:rsidR="00F213D8" w:rsidRDefault="00F213D8" w:rsidP="008D5953">
      <w:pPr>
        <w:pStyle w:val="Heading1"/>
      </w:pPr>
      <w:bookmarkStart w:id="2" w:name="_Toc364844640"/>
      <w:bookmarkStart w:id="3" w:name="_Toc350174611"/>
    </w:p>
    <w:p w:rsidR="008D5953" w:rsidRDefault="00C90BF7" w:rsidP="008D5953">
      <w:pPr>
        <w:pStyle w:val="Heading1"/>
      </w:pPr>
      <w:r>
        <w:t>Purpose</w:t>
      </w:r>
      <w:bookmarkEnd w:id="2"/>
    </w:p>
    <w:bookmarkEnd w:id="3"/>
    <w:p w:rsidR="00587519" w:rsidRDefault="000B2063" w:rsidP="001D243C">
      <w:r>
        <w:t xml:space="preserve">This document </w:t>
      </w:r>
      <w:r w:rsidR="000911F0">
        <w:t>provides</w:t>
      </w:r>
      <w:r w:rsidR="00CA267D">
        <w:t xml:space="preserve"> the conclusions </w:t>
      </w:r>
      <w:r w:rsidR="000911F0">
        <w:t>of</w:t>
      </w:r>
      <w:r w:rsidR="00CA267D">
        <w:t xml:space="preserve"> the </w:t>
      </w:r>
      <w:r w:rsidR="00912DE3">
        <w:t>sub-group of the Joint GP IT Committee (</w:t>
      </w:r>
      <w:r w:rsidR="00CA267D">
        <w:t>JGPITC</w:t>
      </w:r>
      <w:r w:rsidR="00912DE3">
        <w:t>)</w:t>
      </w:r>
      <w:r w:rsidR="00CA267D">
        <w:t xml:space="preserve"> </w:t>
      </w:r>
      <w:r w:rsidR="000911F0">
        <w:t>who</w:t>
      </w:r>
      <w:r w:rsidR="006071CF">
        <w:t xml:space="preserve"> considered</w:t>
      </w:r>
      <w:r w:rsidR="00CA267D">
        <w:t xml:space="preserve"> the clinical safety aspects </w:t>
      </w:r>
      <w:r w:rsidR="00912DE3">
        <w:t>in</w:t>
      </w:r>
      <w:r w:rsidR="006071CF" w:rsidRPr="006071CF">
        <w:t xml:space="preserve"> </w:t>
      </w:r>
      <w:r w:rsidR="006071CF">
        <w:t>the adoption of SNOMED CT in Primary Care systems</w:t>
      </w:r>
      <w:r w:rsidR="00CA267D">
        <w:t xml:space="preserve">. </w:t>
      </w:r>
      <w:r w:rsidR="00843B98">
        <w:t>The document</w:t>
      </w:r>
      <w:r w:rsidR="00CA267D">
        <w:t xml:space="preserve"> </w:t>
      </w:r>
      <w:r>
        <w:t xml:space="preserve">details </w:t>
      </w:r>
      <w:r w:rsidR="006071CF">
        <w:t xml:space="preserve">proposed </w:t>
      </w:r>
      <w:r>
        <w:t xml:space="preserve">recommendations </w:t>
      </w:r>
      <w:r w:rsidR="00CA267D">
        <w:t xml:space="preserve">to be </w:t>
      </w:r>
      <w:r w:rsidR="006071CF">
        <w:t>provided</w:t>
      </w:r>
      <w:r w:rsidR="00CA267D">
        <w:t xml:space="preserve"> to those implementing SNOMED CT</w:t>
      </w:r>
      <w:r w:rsidR="00843B98">
        <w:t>; these are</w:t>
      </w:r>
      <w:r w:rsidR="00CA267D">
        <w:t xml:space="preserve"> </w:t>
      </w:r>
      <w:r w:rsidR="004D435C">
        <w:t xml:space="preserve">for consideration by the </w:t>
      </w:r>
      <w:r w:rsidR="00912DE3">
        <w:t>JGPITC</w:t>
      </w:r>
      <w:r w:rsidR="004D435C">
        <w:t xml:space="preserve"> </w:t>
      </w:r>
      <w:r w:rsidR="00843B98">
        <w:t xml:space="preserve">with a view to their </w:t>
      </w:r>
      <w:r w:rsidR="00CA267D">
        <w:t>endorse</w:t>
      </w:r>
      <w:r w:rsidR="00843B98">
        <w:t>ment</w:t>
      </w:r>
      <w:r w:rsidR="004D435C">
        <w:t xml:space="preserve"> </w:t>
      </w:r>
      <w:r w:rsidR="006071CF">
        <w:t xml:space="preserve">and </w:t>
      </w:r>
      <w:r w:rsidR="00843B98">
        <w:t>subsequent publication</w:t>
      </w:r>
      <w:r w:rsidR="006071CF">
        <w:t>.</w:t>
      </w:r>
    </w:p>
    <w:p w:rsidR="000B2063" w:rsidRDefault="000B2063" w:rsidP="001D243C"/>
    <w:p w:rsidR="00F213D8" w:rsidRDefault="00F213D8" w:rsidP="001D243C"/>
    <w:p w:rsidR="00065886" w:rsidRDefault="00912DE3">
      <w:pPr>
        <w:pStyle w:val="Heading1"/>
      </w:pPr>
      <w:r>
        <w:t>Audience</w:t>
      </w:r>
    </w:p>
    <w:p w:rsidR="009667ED" w:rsidRDefault="00912DE3">
      <w:r>
        <w:t xml:space="preserve">This document is written primarily for the members of the JGPITC. Its main focus is primary care systems. However, it has been written with a wider audience in mind that would include </w:t>
      </w:r>
      <w:r w:rsidR="00F213D8">
        <w:t xml:space="preserve">primary care suppliers, those </w:t>
      </w:r>
      <w:r w:rsidR="000911F0">
        <w:t xml:space="preserve">individuals </w:t>
      </w:r>
      <w:r w:rsidR="00F213D8">
        <w:t>in primary care with a good health informatics understanding</w:t>
      </w:r>
      <w:r w:rsidR="000911F0">
        <w:t>,</w:t>
      </w:r>
      <w:r w:rsidR="00F213D8">
        <w:t xml:space="preserve"> and also those operating in the interoperability space with primary care.</w:t>
      </w:r>
    </w:p>
    <w:p w:rsidR="009667ED" w:rsidRDefault="00F213D8">
      <w:r>
        <w:t xml:space="preserve">It has been structured in two parts: the first </w:t>
      </w:r>
      <w:r w:rsidR="006765A4">
        <w:t xml:space="preserve">(Recommendations) </w:t>
      </w:r>
      <w:r>
        <w:t xml:space="preserve">to provide a summary of the discussions and rationale in the recommendations being provided on each of the clinical safety risks raised; the second </w:t>
      </w:r>
      <w:r w:rsidR="006765A4">
        <w:t xml:space="preserve">(Requirements) </w:t>
      </w:r>
      <w:r>
        <w:t>to provide a clear set of recommendations that can be provided to those implementing SNOMED CT. Inevitably there is ov</w:t>
      </w:r>
      <w:r w:rsidR="000911F0">
        <w:t>erlap between the two parts.</w:t>
      </w:r>
      <w:r>
        <w:t xml:space="preserve"> </w:t>
      </w:r>
      <w:r w:rsidR="000911F0">
        <w:t>T</w:t>
      </w:r>
      <w:r>
        <w:t>his approach was adopted to hopefully support the JGPITC in deriving a publishable document with clear direction on requirements.</w:t>
      </w:r>
    </w:p>
    <w:p w:rsidR="009667ED" w:rsidRDefault="009667ED"/>
    <w:p w:rsidR="009667ED" w:rsidRDefault="009667ED"/>
    <w:p w:rsidR="009667ED" w:rsidRPr="009667ED" w:rsidRDefault="00505A4E">
      <w:pPr>
        <w:rPr>
          <w:rFonts w:cs="Arial"/>
          <w:b/>
          <w:bCs/>
          <w:color w:val="003350" w:themeColor="accent1"/>
          <w:spacing w:val="-14"/>
          <w:kern w:val="28"/>
          <w:sz w:val="42"/>
          <w:szCs w:val="32"/>
        </w:rPr>
      </w:pPr>
      <w:r w:rsidRPr="00505A4E">
        <w:rPr>
          <w:rFonts w:cs="Arial"/>
          <w:b/>
          <w:bCs/>
          <w:color w:val="003350" w:themeColor="accent1"/>
          <w:spacing w:val="-14"/>
          <w:kern w:val="28"/>
          <w:sz w:val="42"/>
          <w:szCs w:val="32"/>
        </w:rPr>
        <w:t>Scope</w:t>
      </w:r>
    </w:p>
    <w:p w:rsidR="009667ED" w:rsidRDefault="00F213D8">
      <w:r>
        <w:t xml:space="preserve">This document focuses on primary care and ensuring continued interoperability </w:t>
      </w:r>
      <w:r w:rsidR="000911F0">
        <w:t>between</w:t>
      </w:r>
      <w:r>
        <w:t xml:space="preserve"> primary care systems of patient records and patient information. Its main focus is the migration of systems from the current terminology to SNOMED CT. It is acknowledged however that some of the information and principles raised may be of interest in other areas, especially when sharing information between primary and secondary care.</w:t>
      </w:r>
    </w:p>
    <w:p w:rsidR="009667ED" w:rsidRDefault="009667ED"/>
    <w:p w:rsidR="00F213D8" w:rsidRDefault="00F213D8">
      <w:pPr>
        <w:spacing w:after="0"/>
        <w:textboxTightWrap w:val="none"/>
        <w:rPr>
          <w:rFonts w:cs="Arial"/>
          <w:b/>
          <w:bCs/>
          <w:color w:val="003350" w:themeColor="accent1"/>
          <w:spacing w:val="-14"/>
          <w:kern w:val="28"/>
          <w:sz w:val="42"/>
          <w:szCs w:val="32"/>
        </w:rPr>
      </w:pPr>
      <w:r>
        <w:br w:type="page"/>
      </w:r>
    </w:p>
    <w:p w:rsidR="00065886" w:rsidRDefault="00843B98">
      <w:pPr>
        <w:pStyle w:val="Heading1"/>
      </w:pPr>
      <w:r>
        <w:lastRenderedPageBreak/>
        <w:t>Executive Summary</w:t>
      </w:r>
    </w:p>
    <w:p w:rsidR="00EA5B51" w:rsidRDefault="00EA5B51" w:rsidP="001D243C">
      <w:pPr>
        <w:rPr>
          <w:sz w:val="28"/>
          <w:szCs w:val="28"/>
        </w:rPr>
      </w:pPr>
    </w:p>
    <w:p w:rsidR="00843B98" w:rsidRPr="00EA5B51" w:rsidRDefault="00505A4E" w:rsidP="001D243C">
      <w:pPr>
        <w:rPr>
          <w:sz w:val="28"/>
          <w:szCs w:val="28"/>
        </w:rPr>
      </w:pPr>
      <w:r w:rsidRPr="00505A4E">
        <w:rPr>
          <w:sz w:val="28"/>
          <w:szCs w:val="28"/>
        </w:rPr>
        <w:t>The strategy of the Department of Health as detailed in ‘The Power of Information’ is for patient healthcare data to flow around the healthcare system in a safe and interoperable way. In order to achieve this they specify a single terminology to be used which is SNOMED CT. This has been re-iterated in recent documents from NHS England and also a number of professional body documents. Recent EU directives on cross border care as well as the collaborative agreements with the US all cite SNOMED CT as the terminology product</w:t>
      </w:r>
      <w:ins w:id="4" w:author="Denise Downs" w:date="2013-12-16T13:56:00Z">
        <w:r w:rsidR="00901FD1">
          <w:rPr>
            <w:sz w:val="28"/>
            <w:szCs w:val="28"/>
          </w:rPr>
          <w:t xml:space="preserve"> of choice</w:t>
        </w:r>
      </w:ins>
      <w:r w:rsidRPr="00505A4E">
        <w:rPr>
          <w:sz w:val="28"/>
          <w:szCs w:val="28"/>
        </w:rPr>
        <w:t>.</w:t>
      </w:r>
    </w:p>
    <w:p w:rsidR="006C2812" w:rsidRPr="00EA5B51" w:rsidRDefault="006C2812" w:rsidP="001D243C">
      <w:pPr>
        <w:rPr>
          <w:sz w:val="28"/>
          <w:szCs w:val="28"/>
        </w:rPr>
      </w:pPr>
    </w:p>
    <w:p w:rsidR="00843B98" w:rsidRPr="00EA5B51" w:rsidRDefault="00505A4E" w:rsidP="001D243C">
      <w:pPr>
        <w:rPr>
          <w:sz w:val="28"/>
          <w:szCs w:val="28"/>
        </w:rPr>
      </w:pPr>
      <w:r w:rsidRPr="00505A4E">
        <w:rPr>
          <w:sz w:val="28"/>
          <w:szCs w:val="28"/>
        </w:rPr>
        <w:t>The Joint GP IT Committee has also endorsed the use of SNOMED CT but felt it was necessary to make specific recommendations to address identified clinical safety risks if clearer guidance was not provided on the adoption of SNOMED CT in primary care systems: this document seeks to address each of the clinical safety risks identified by the JGPITC. The discussions have had the benefit of experience from practicing GPs who are active users of the current GP systems, from those involved in GP2GP and thus current interoperability issues, and from senior terminologists within the UK Terminology Centre. Advice has been provided from Scotland and Northern Ireland on specific aspects.</w:t>
      </w:r>
    </w:p>
    <w:p w:rsidR="006C2812" w:rsidRPr="00EA5B51" w:rsidRDefault="006C2812" w:rsidP="001D243C">
      <w:pPr>
        <w:rPr>
          <w:sz w:val="28"/>
          <w:szCs w:val="28"/>
        </w:rPr>
      </w:pPr>
    </w:p>
    <w:p w:rsidR="006C2812" w:rsidRPr="00EA5B51" w:rsidRDefault="00505A4E" w:rsidP="001D243C">
      <w:pPr>
        <w:rPr>
          <w:sz w:val="28"/>
          <w:szCs w:val="28"/>
        </w:rPr>
      </w:pPr>
      <w:r w:rsidRPr="00505A4E">
        <w:rPr>
          <w:sz w:val="28"/>
          <w:szCs w:val="28"/>
        </w:rPr>
        <w:t>The conclusion of the sub-group is that all the identified clinical safety risks can be adequately addressed in systems and this document provides specific recommendations that when implemented will mitigate each of the identified risks.</w:t>
      </w:r>
    </w:p>
    <w:p w:rsidR="006C2812" w:rsidRPr="00EA5B51" w:rsidRDefault="006C2812" w:rsidP="001D243C">
      <w:pPr>
        <w:rPr>
          <w:sz w:val="28"/>
          <w:szCs w:val="28"/>
        </w:rPr>
      </w:pPr>
    </w:p>
    <w:p w:rsidR="006C2812" w:rsidRPr="00EA5B51" w:rsidRDefault="00505A4E" w:rsidP="001D243C">
      <w:pPr>
        <w:rPr>
          <w:sz w:val="28"/>
          <w:szCs w:val="28"/>
        </w:rPr>
      </w:pPr>
      <w:r w:rsidRPr="00505A4E">
        <w:rPr>
          <w:sz w:val="28"/>
          <w:szCs w:val="28"/>
        </w:rPr>
        <w:t>The document is being presented to the Joint GP IT Committee for their consideration; with a view to producing a document that can be published and made available to those implementing SNOMED CT in primary care with a requirement that they address its content.</w:t>
      </w:r>
    </w:p>
    <w:p w:rsidR="006C2812" w:rsidRDefault="006C2812" w:rsidP="001D243C"/>
    <w:p w:rsidR="00EA5B51" w:rsidRDefault="00EA5B51">
      <w:pPr>
        <w:spacing w:after="0"/>
        <w:textboxTightWrap w:val="none"/>
        <w:rPr>
          <w:rFonts w:cs="Arial"/>
          <w:b/>
          <w:bCs/>
          <w:color w:val="003350" w:themeColor="accent1"/>
          <w:spacing w:val="-14"/>
          <w:kern w:val="28"/>
          <w:sz w:val="42"/>
          <w:szCs w:val="32"/>
        </w:rPr>
      </w:pPr>
      <w:bookmarkStart w:id="5" w:name="_Toc364844641"/>
      <w:r>
        <w:br w:type="page"/>
      </w:r>
    </w:p>
    <w:p w:rsidR="000B2063" w:rsidRDefault="000B2063" w:rsidP="000B2063">
      <w:pPr>
        <w:pStyle w:val="Heading1"/>
      </w:pPr>
      <w:r>
        <w:lastRenderedPageBreak/>
        <w:t>Background</w:t>
      </w:r>
      <w:bookmarkEnd w:id="5"/>
    </w:p>
    <w:p w:rsidR="000B2063" w:rsidRDefault="007A6840" w:rsidP="001D243C">
      <w:r>
        <w:t xml:space="preserve">Members from the </w:t>
      </w:r>
      <w:r w:rsidR="001B0640">
        <w:t xml:space="preserve">JGPITC </w:t>
      </w:r>
      <w:r>
        <w:t xml:space="preserve">and staff from the UK Terminology Centre </w:t>
      </w:r>
      <w:r w:rsidR="006765A4">
        <w:t xml:space="preserve">(UKTC) </w:t>
      </w:r>
      <w:r>
        <w:t xml:space="preserve">have </w:t>
      </w:r>
      <w:r w:rsidR="00604CD3">
        <w:t>held</w:t>
      </w:r>
      <w:r>
        <w:t xml:space="preserve"> extensive discussions over the last few years </w:t>
      </w:r>
      <w:r w:rsidR="001B0640">
        <w:t xml:space="preserve">on both the benefits for Primary Care Systems to move from </w:t>
      </w:r>
      <w:r w:rsidR="00604CD3">
        <w:t xml:space="preserve">the </w:t>
      </w:r>
      <w:r w:rsidR="001B0640">
        <w:t xml:space="preserve">Read </w:t>
      </w:r>
      <w:r w:rsidR="00604CD3">
        <w:t xml:space="preserve">codes </w:t>
      </w:r>
      <w:r w:rsidR="001B0640">
        <w:t>to SNOMED CT, and the requirements that would need to be provided to suppliers to ensure this was undertaken in a clinically safe and robust manner.</w:t>
      </w:r>
    </w:p>
    <w:p w:rsidR="001B0640" w:rsidRDefault="001B0640" w:rsidP="001D243C"/>
    <w:p w:rsidR="001B0640" w:rsidRDefault="001B0640" w:rsidP="001D243C">
      <w:r>
        <w:t xml:space="preserve">In December 2010 a series of Masterclasses began to look at SNOMED CT in detail and </w:t>
      </w:r>
      <w:r w:rsidR="00EA5B51">
        <w:t xml:space="preserve">its </w:t>
      </w:r>
      <w:r>
        <w:t xml:space="preserve">benefits over </w:t>
      </w:r>
      <w:r w:rsidR="00604CD3">
        <w:t xml:space="preserve">the </w:t>
      </w:r>
      <w:r>
        <w:t>Read</w:t>
      </w:r>
      <w:r w:rsidR="00604CD3">
        <w:t xml:space="preserve"> codes</w:t>
      </w:r>
      <w:r>
        <w:t xml:space="preserve">. In July 2012 the group had concluded its work and a presentation was given to the JGPITC outlining the benefits that could be </w:t>
      </w:r>
      <w:r w:rsidR="00521C63">
        <w:t>accrued</w:t>
      </w:r>
      <w:r>
        <w:t xml:space="preserve"> from migrating to SNOMED CT</w:t>
      </w:r>
      <w:r w:rsidR="00F213D8">
        <w:t>.</w:t>
      </w:r>
      <w:r>
        <w:t xml:space="preserve"> </w:t>
      </w:r>
      <w:r w:rsidR="00F213D8">
        <w:t>It</w:t>
      </w:r>
      <w:r>
        <w:t xml:space="preserve"> also request</w:t>
      </w:r>
      <w:r w:rsidR="00F213D8">
        <w:t>ed</w:t>
      </w:r>
      <w:r>
        <w:t xml:space="preserve"> that detailed work be </w:t>
      </w:r>
      <w:r w:rsidR="00F213D8">
        <w:t xml:space="preserve">undertaken </w:t>
      </w:r>
      <w:r>
        <w:t xml:space="preserve">on requirements to ensure appropriate clinical safety aspects were </w:t>
      </w:r>
      <w:r w:rsidR="00EA5B51">
        <w:t xml:space="preserve">adequately </w:t>
      </w:r>
      <w:r>
        <w:t>addressed and recommendations w</w:t>
      </w:r>
      <w:r w:rsidR="00521C63">
        <w:t xml:space="preserve">ell specified. </w:t>
      </w:r>
      <w:r>
        <w:t xml:space="preserve"> </w:t>
      </w:r>
      <w:r w:rsidR="00F213D8">
        <w:t xml:space="preserve">The JGPITC provided in a letter to the UKTC a list of the clinical safety issues </w:t>
      </w:r>
      <w:r w:rsidR="006765A4">
        <w:t xml:space="preserve">that its members had identified and needed to be considered. </w:t>
      </w:r>
      <w:r>
        <w:t xml:space="preserve">In 2012 the </w:t>
      </w:r>
      <w:r w:rsidR="006765A4">
        <w:t>JGPITC</w:t>
      </w:r>
      <w:r>
        <w:t xml:space="preserve"> set up a sub-group to work with the </w:t>
      </w:r>
      <w:r w:rsidR="006765A4">
        <w:t>UKTC</w:t>
      </w:r>
      <w:r>
        <w:t xml:space="preserve"> to look at the</w:t>
      </w:r>
      <w:r w:rsidR="006765A4">
        <w:t>se</w:t>
      </w:r>
      <w:r>
        <w:t xml:space="preserve"> clinical safety aspects</w:t>
      </w:r>
      <w:r w:rsidR="00521C63">
        <w:t>. This report details the results of that work.</w:t>
      </w:r>
    </w:p>
    <w:p w:rsidR="00521C63" w:rsidRDefault="00521C63" w:rsidP="001D243C"/>
    <w:p w:rsidR="00521C63" w:rsidRDefault="00521C63" w:rsidP="004046E3">
      <w:pPr>
        <w:pStyle w:val="Heading2"/>
      </w:pPr>
      <w:bookmarkStart w:id="6" w:name="_Toc364844642"/>
      <w:r>
        <w:t>SNOMED CT</w:t>
      </w:r>
      <w:bookmarkEnd w:id="6"/>
      <w:r>
        <w:t xml:space="preserve"> </w:t>
      </w:r>
    </w:p>
    <w:p w:rsidR="00521C63" w:rsidRDefault="00521C63" w:rsidP="001D243C">
      <w:r>
        <w:t>The benefits of Primary Care adopting SNOMED CT are many, but the main ones considered by the group include:</w:t>
      </w:r>
    </w:p>
    <w:p w:rsidR="00521C63" w:rsidRDefault="00521C63" w:rsidP="00521C63">
      <w:pPr>
        <w:pStyle w:val="ListParagraph"/>
        <w:numPr>
          <w:ilvl w:val="0"/>
          <w:numId w:val="11"/>
        </w:numPr>
      </w:pPr>
      <w:r>
        <w:t xml:space="preserve">SNOMED CT is the only terminology that has the capacity and </w:t>
      </w:r>
      <w:r w:rsidR="00604CD3">
        <w:t>coverage for</w:t>
      </w:r>
      <w:r>
        <w:t xml:space="preserve"> all healthcare including areas not in Read such as histopathology and radiology.</w:t>
      </w:r>
    </w:p>
    <w:p w:rsidR="004D435C" w:rsidRDefault="00521C63" w:rsidP="00521C63">
      <w:pPr>
        <w:pStyle w:val="ListParagraph"/>
        <w:numPr>
          <w:ilvl w:val="0"/>
          <w:numId w:val="11"/>
        </w:numPr>
      </w:pPr>
      <w:r>
        <w:t xml:space="preserve">SNOMED CT has the ability to </w:t>
      </w:r>
      <w:r w:rsidR="006765A4">
        <w:t xml:space="preserve">express </w:t>
      </w:r>
      <w:r>
        <w:t xml:space="preserve">terms at the depth </w:t>
      </w:r>
      <w:r w:rsidR="00EA5B51">
        <w:t xml:space="preserve">of detail </w:t>
      </w:r>
      <w:r>
        <w:t xml:space="preserve">required by the different specialities </w:t>
      </w:r>
      <w:r w:rsidR="004D435C">
        <w:t>across all of health</w:t>
      </w:r>
      <w:r>
        <w:t xml:space="preserve">care, which Read cannot support. </w:t>
      </w:r>
    </w:p>
    <w:p w:rsidR="00521C63" w:rsidRDefault="00521C63" w:rsidP="00521C63">
      <w:pPr>
        <w:pStyle w:val="ListParagraph"/>
        <w:numPr>
          <w:ilvl w:val="0"/>
          <w:numId w:val="11"/>
        </w:numPr>
      </w:pPr>
      <w:r>
        <w:t xml:space="preserve">Adopting the same terminology across healthcare removes the need for mapping </w:t>
      </w:r>
      <w:r w:rsidR="004D435C">
        <w:t>between</w:t>
      </w:r>
      <w:r>
        <w:t xml:space="preserve"> coding schemes which </w:t>
      </w:r>
      <w:r w:rsidR="006765A4">
        <w:t xml:space="preserve">in itself </w:t>
      </w:r>
      <w:r>
        <w:t xml:space="preserve">introduces </w:t>
      </w:r>
      <w:r w:rsidR="00604CD3">
        <w:t xml:space="preserve">clinical </w:t>
      </w:r>
      <w:r>
        <w:t>safety risks.</w:t>
      </w:r>
    </w:p>
    <w:p w:rsidR="00521C63" w:rsidRDefault="00521C63" w:rsidP="00521C63">
      <w:pPr>
        <w:pStyle w:val="ListParagraph"/>
        <w:numPr>
          <w:ilvl w:val="0"/>
          <w:numId w:val="11"/>
        </w:numPr>
      </w:pPr>
      <w:r>
        <w:t>As an international terminology with 13 European Countries already members</w:t>
      </w:r>
      <w:r w:rsidR="00EA5B51">
        <w:t xml:space="preserve"> (and </w:t>
      </w:r>
      <w:ins w:id="7" w:author="Denise Downs" w:date="2013-12-16T13:57:00Z">
        <w:r w:rsidR="00901FD1">
          <w:t xml:space="preserve">this number is </w:t>
        </w:r>
      </w:ins>
      <w:r w:rsidR="00EA5B51">
        <w:t>increasing)</w:t>
      </w:r>
      <w:r>
        <w:t>, SNOMED CT can facilitate the transfer of patient data across European borders and thus support the EU eHealth priorities.</w:t>
      </w:r>
    </w:p>
    <w:p w:rsidR="00521C63" w:rsidRDefault="00521C63" w:rsidP="00521C63">
      <w:pPr>
        <w:pStyle w:val="ListParagraph"/>
        <w:numPr>
          <w:ilvl w:val="0"/>
          <w:numId w:val="11"/>
        </w:numPr>
      </w:pPr>
      <w:r>
        <w:t xml:space="preserve">SNOMED CT provides greater expressivity than Read and thus will enable areas such as allergies and adverse reactions to be coded and transferred through GP2GP which the current </w:t>
      </w:r>
      <w:r w:rsidR="00EA5B51">
        <w:t>R</w:t>
      </w:r>
      <w:r>
        <w:t>ead codes do not support.</w:t>
      </w:r>
    </w:p>
    <w:p w:rsidR="00521C63" w:rsidRDefault="00521C63" w:rsidP="00521C63">
      <w:pPr>
        <w:pStyle w:val="ListParagraph"/>
        <w:numPr>
          <w:ilvl w:val="0"/>
          <w:numId w:val="11"/>
        </w:numPr>
      </w:pPr>
      <w:r>
        <w:t xml:space="preserve">The flow of data across the healthcare estate in the UK, without </w:t>
      </w:r>
      <w:r w:rsidR="00EA5B51">
        <w:t xml:space="preserve">a </w:t>
      </w:r>
      <w:r>
        <w:t>need to change coding systems across the different EPR</w:t>
      </w:r>
      <w:r w:rsidR="006765A4">
        <w:rPr>
          <w:rStyle w:val="FootnoteReference"/>
        </w:rPr>
        <w:footnoteReference w:id="1"/>
      </w:r>
      <w:r>
        <w:t>s</w:t>
      </w:r>
      <w:r w:rsidR="006765A4">
        <w:t>,</w:t>
      </w:r>
      <w:r>
        <w:t xml:space="preserve"> </w:t>
      </w:r>
      <w:r w:rsidR="004D435C">
        <w:t>i</w:t>
      </w:r>
      <w:r>
        <w:t>s</w:t>
      </w:r>
      <w:r w:rsidR="004D435C">
        <w:t xml:space="preserve"> highly desirable</w:t>
      </w:r>
      <w:r>
        <w:t xml:space="preserve">. A number of secondary care systems now </w:t>
      </w:r>
      <w:r w:rsidR="006765A4">
        <w:t xml:space="preserve">use </w:t>
      </w:r>
      <w:r>
        <w:t>SNOMED CT and are increasingly being adopted</w:t>
      </w:r>
      <w:r w:rsidR="00EA5B51">
        <w:t xml:space="preserve"> by trusts</w:t>
      </w:r>
      <w:r>
        <w:t xml:space="preserve">; including </w:t>
      </w:r>
      <w:ins w:id="8" w:author="Denise Downs" w:date="2013-12-16T13:58:00Z">
        <w:r w:rsidR="00901FD1">
          <w:t xml:space="preserve">Cerner </w:t>
        </w:r>
      </w:ins>
      <w:r>
        <w:t xml:space="preserve">Millennium, </w:t>
      </w:r>
      <w:ins w:id="9" w:author="Denise Downs" w:date="2013-12-16T13:58:00Z">
        <w:r w:rsidR="00901FD1">
          <w:t xml:space="preserve">CSC </w:t>
        </w:r>
      </w:ins>
      <w:r>
        <w:t>Lorenzo, Rio</w:t>
      </w:r>
      <w:r w:rsidR="00EA5B51">
        <w:t>, MediTech and EPIC</w:t>
      </w:r>
      <w:r w:rsidR="004D218A">
        <w:t xml:space="preserve">as well as other systems </w:t>
      </w:r>
      <w:r w:rsidR="00EA5B51">
        <w:t xml:space="preserve">used elsewhere in healthcare </w:t>
      </w:r>
      <w:r w:rsidR="004D218A">
        <w:t xml:space="preserve"> such as Advanced healthcare Systems</w:t>
      </w:r>
      <w:r w:rsidR="00EA5B51">
        <w:t xml:space="preserve"> and</w:t>
      </w:r>
      <w:r w:rsidR="004D218A">
        <w:t>, Mediqal. Some trust in-house systems such as OpenEyes</w:t>
      </w:r>
      <w:r w:rsidR="00B53F10">
        <w:t xml:space="preserve"> and</w:t>
      </w:r>
      <w:r w:rsidR="004D218A">
        <w:t xml:space="preserve"> </w:t>
      </w:r>
      <w:r w:rsidR="006765A4">
        <w:t xml:space="preserve">ORCHID at </w:t>
      </w:r>
      <w:r w:rsidR="004D218A">
        <w:t>Nottingham University Teaching Hospitals are also known to have adopted SNOMED CT.</w:t>
      </w:r>
    </w:p>
    <w:p w:rsidR="00EA5B51" w:rsidRDefault="00EA5B51" w:rsidP="00521C63">
      <w:pPr>
        <w:pStyle w:val="ListParagraph"/>
        <w:numPr>
          <w:ilvl w:val="0"/>
          <w:numId w:val="11"/>
        </w:numPr>
      </w:pPr>
      <w:r>
        <w:lastRenderedPageBreak/>
        <w:t>Data returns such as the Cancer Outcomes and Services dataset will increasing require SNOMED CT coded entries and the UKTC has recently been contacted by a number of lab system suppliers to help them migrate to SNOMED CT.</w:t>
      </w:r>
      <w:r w:rsidR="0073445B">
        <w:t xml:space="preserve"> The Renal data collaborative from January 2014 will require SNOMED CT in key data items such as diagnosis and procedures to be provided in SNOMED CT to their central register.</w:t>
      </w:r>
    </w:p>
    <w:p w:rsidR="004D218A" w:rsidRDefault="004D218A" w:rsidP="00521C63">
      <w:pPr>
        <w:pStyle w:val="ListParagraph"/>
        <w:numPr>
          <w:ilvl w:val="0"/>
          <w:numId w:val="11"/>
        </w:numPr>
      </w:pPr>
      <w:r>
        <w:t xml:space="preserve">A number of trusts already produce electronic discharge summaries with SNOMED CT coded data items; primary care is </w:t>
      </w:r>
      <w:r w:rsidR="006436EF">
        <w:t xml:space="preserve">currently </w:t>
      </w:r>
      <w:r w:rsidR="004D435C">
        <w:t>un</w:t>
      </w:r>
      <w:r>
        <w:t xml:space="preserve">able to </w:t>
      </w:r>
      <w:r w:rsidR="006436EF">
        <w:t>take advantage of this.</w:t>
      </w:r>
    </w:p>
    <w:p w:rsidR="00901FD1" w:rsidRDefault="004D218A" w:rsidP="00521C63">
      <w:pPr>
        <w:pStyle w:val="ListParagraph"/>
        <w:numPr>
          <w:ilvl w:val="0"/>
          <w:numId w:val="11"/>
        </w:numPr>
        <w:rPr>
          <w:ins w:id="10" w:author="Denise Downs" w:date="2013-12-16T13:59:00Z"/>
        </w:rPr>
      </w:pPr>
      <w:r>
        <w:t xml:space="preserve">SNOMED CT is an evolution </w:t>
      </w:r>
      <w:r w:rsidR="00B53F10">
        <w:t>of</w:t>
      </w:r>
      <w:r>
        <w:t xml:space="preserve"> the Read codes and contains many of the clinical phrases </w:t>
      </w:r>
      <w:r w:rsidR="00B53F10">
        <w:t>within</w:t>
      </w:r>
      <w:r>
        <w:t xml:space="preserve"> Read; while incorporating </w:t>
      </w:r>
      <w:r w:rsidR="00B53F10">
        <w:t xml:space="preserve">structures and </w:t>
      </w:r>
      <w:r>
        <w:t xml:space="preserve">techniques that address the shortfalls </w:t>
      </w:r>
      <w:r w:rsidR="00B53F10">
        <w:t>of</w:t>
      </w:r>
      <w:r>
        <w:t xml:space="preserve"> Read. </w:t>
      </w:r>
    </w:p>
    <w:p w:rsidR="004D218A" w:rsidRDefault="004D218A" w:rsidP="00521C63">
      <w:pPr>
        <w:pStyle w:val="ListParagraph"/>
        <w:numPr>
          <w:ilvl w:val="0"/>
          <w:numId w:val="11"/>
        </w:numPr>
      </w:pPr>
      <w:r>
        <w:t>For the first time this year, codes had to be deleted from the Read v2 codes due to legal reasons and how the categorisation of codes in relation to sexual orientation had been undertaken</w:t>
      </w:r>
      <w:r w:rsidR="004D435C">
        <w:t xml:space="preserve"> in the past</w:t>
      </w:r>
      <w:r>
        <w:t xml:space="preserve">. Read v2 does not provide a robust mechanism for managing this </w:t>
      </w:r>
      <w:ins w:id="11" w:author="Denise Downs" w:date="2013-12-16T13:59:00Z">
        <w:r w:rsidR="00901FD1">
          <w:t xml:space="preserve">and we are reliant on the memory of each supplier to address this, </w:t>
        </w:r>
      </w:ins>
      <w:r>
        <w:t xml:space="preserve">whereas SNOMED CT </w:t>
      </w:r>
      <w:del w:id="12" w:author="Denise Downs" w:date="2013-12-16T14:00:00Z">
        <w:r w:rsidDel="00901FD1">
          <w:delText>does</w:delText>
        </w:r>
      </w:del>
      <w:ins w:id="13" w:author="Denise Downs" w:date="2013-12-16T14:00:00Z">
        <w:r w:rsidR="00901FD1">
          <w:t>provides a full history mechanism</w:t>
        </w:r>
      </w:ins>
      <w:r>
        <w:t>.</w:t>
      </w:r>
    </w:p>
    <w:p w:rsidR="006436EF" w:rsidRDefault="006436EF" w:rsidP="004046E3">
      <w:pPr>
        <w:pStyle w:val="Heading2"/>
      </w:pPr>
      <w:bookmarkStart w:id="14" w:name="_Toc364844643"/>
      <w:r>
        <w:t>Policy</w:t>
      </w:r>
      <w:bookmarkEnd w:id="14"/>
    </w:p>
    <w:p w:rsidR="006436EF" w:rsidRDefault="006436EF" w:rsidP="006436EF">
      <w:r>
        <w:t xml:space="preserve">Over the last few years the policy to adopt SNOMED CT has become clearer in Department of Health documentation; the Head of Information Standards and Information Governance within NHS England has also been clear on the strategy to adopt SNOMED CT. The move to a single terminology of SNOMED CT is detailed in the </w:t>
      </w:r>
      <w:r w:rsidR="003B0D38">
        <w:t>‘</w:t>
      </w:r>
      <w:r>
        <w:t>Power of Information</w:t>
      </w:r>
      <w:r w:rsidR="003B0D38">
        <w:t>’</w:t>
      </w:r>
      <w:r>
        <w:t xml:space="preserve"> and the </w:t>
      </w:r>
      <w:r w:rsidR="003B0D38">
        <w:t>‘</w:t>
      </w:r>
      <w:r>
        <w:t>Safer Hospitals,</w:t>
      </w:r>
      <w:r w:rsidR="003B0D38">
        <w:t xml:space="preserve"> S</w:t>
      </w:r>
      <w:r>
        <w:t>afer Wards</w:t>
      </w:r>
      <w:r w:rsidR="003B0D38">
        <w:t>’ as well as a number of historical documents</w:t>
      </w:r>
      <w:r w:rsidR="006765A4">
        <w:t xml:space="preserve"> from the BMA, the AoMRC and the RCP</w:t>
      </w:r>
      <w:r>
        <w:t>.</w:t>
      </w:r>
      <w:r w:rsidR="006765A4">
        <w:t xml:space="preserve"> The RCP record standards endorsed by all the health professional organisations also refers to SNOMED CT as the terminology to enable interoperability of patient information.</w:t>
      </w:r>
    </w:p>
    <w:p w:rsidR="003B0D38" w:rsidRDefault="003B0D38" w:rsidP="006436EF"/>
    <w:p w:rsidR="00901FD1" w:rsidRDefault="00901FD1">
      <w:pPr>
        <w:spacing w:after="0"/>
        <w:textboxTightWrap w:val="none"/>
        <w:rPr>
          <w:ins w:id="15" w:author="Denise Downs" w:date="2013-12-16T14:01:00Z"/>
          <w:rFonts w:cs="Arial"/>
          <w:b/>
          <w:bCs/>
          <w:color w:val="003350" w:themeColor="accent1"/>
          <w:spacing w:val="-14"/>
          <w:kern w:val="28"/>
          <w:sz w:val="42"/>
          <w:szCs w:val="32"/>
        </w:rPr>
      </w:pPr>
      <w:bookmarkStart w:id="16" w:name="_Toc364844644"/>
      <w:ins w:id="17" w:author="Denise Downs" w:date="2013-12-16T14:01:00Z">
        <w:r>
          <w:br w:type="page"/>
        </w:r>
      </w:ins>
    </w:p>
    <w:p w:rsidR="003B0D38" w:rsidRDefault="003B0D38" w:rsidP="003B0D38">
      <w:pPr>
        <w:pStyle w:val="Heading1"/>
      </w:pPr>
      <w:r>
        <w:lastRenderedPageBreak/>
        <w:t>Recommendations</w:t>
      </w:r>
      <w:bookmarkEnd w:id="16"/>
    </w:p>
    <w:p w:rsidR="007F190C" w:rsidRDefault="003B0D38" w:rsidP="006436EF">
      <w:pPr>
        <w:rPr>
          <w:ins w:id="18" w:author="Denise Downs" w:date="2013-12-16T16:27:00Z"/>
        </w:rPr>
      </w:pPr>
      <w:r>
        <w:t xml:space="preserve">A number of safety concerns were documented by the JGPITC and the sub-group has used this as its focus for consideration as well as during its deliberations </w:t>
      </w:r>
      <w:r w:rsidR="000F5CC5">
        <w:t xml:space="preserve">seeking </w:t>
      </w:r>
      <w:r>
        <w:t xml:space="preserve">to identify any others that need addressing. </w:t>
      </w:r>
    </w:p>
    <w:p w:rsidR="003B0D38" w:rsidRDefault="003B0D38" w:rsidP="006436EF">
      <w:r>
        <w:t xml:space="preserve">The following </w:t>
      </w:r>
      <w:ins w:id="19" w:author="Denise Downs" w:date="2013-12-16T16:27:00Z">
        <w:r w:rsidR="007F190C">
          <w:t xml:space="preserve">section </w:t>
        </w:r>
      </w:ins>
      <w:r>
        <w:t>detail</w:t>
      </w:r>
      <w:r w:rsidR="00B53F10">
        <w:t>s</w:t>
      </w:r>
      <w:r>
        <w:t xml:space="preserve"> the </w:t>
      </w:r>
      <w:ins w:id="20" w:author="Denise Downs" w:date="2013-12-16T16:27:00Z">
        <w:r w:rsidR="007F190C">
          <w:t xml:space="preserve">different </w:t>
        </w:r>
      </w:ins>
      <w:r>
        <w:t>safety issue</w:t>
      </w:r>
      <w:ins w:id="21" w:author="Denise Downs" w:date="2013-12-16T16:27:00Z">
        <w:r w:rsidR="007F190C">
          <w:t>s</w:t>
        </w:r>
      </w:ins>
      <w:r>
        <w:t>, a</w:t>
      </w:r>
      <w:r w:rsidR="002A6431">
        <w:t>n outline of the</w:t>
      </w:r>
      <w:r>
        <w:t xml:space="preserve"> </w:t>
      </w:r>
      <w:r w:rsidR="002A6431">
        <w:t xml:space="preserve">result of the discussions </w:t>
      </w:r>
      <w:r w:rsidR="00FA7617">
        <w:t xml:space="preserve">and </w:t>
      </w:r>
      <w:r w:rsidR="00B53F10">
        <w:t xml:space="preserve">in some cases details of </w:t>
      </w:r>
      <w:r w:rsidR="00FA7617">
        <w:t xml:space="preserve">actions undertaken, </w:t>
      </w:r>
      <w:r w:rsidR="00B53F10">
        <w:t>along with</w:t>
      </w:r>
      <w:r w:rsidR="002A6431">
        <w:t xml:space="preserve"> a recommendation of how </w:t>
      </w:r>
      <w:r w:rsidR="00FA7617">
        <w:t>those</w:t>
      </w:r>
      <w:r w:rsidR="002A6431">
        <w:t xml:space="preserve"> risk</w:t>
      </w:r>
      <w:r w:rsidR="00FA7617">
        <w:t>s</w:t>
      </w:r>
      <w:r w:rsidR="002A6431">
        <w:t xml:space="preserve"> </w:t>
      </w:r>
      <w:r w:rsidR="00510180">
        <w:t>should</w:t>
      </w:r>
      <w:r w:rsidR="002A6431">
        <w:t xml:space="preserve"> be mitigated.</w:t>
      </w:r>
      <w:r w:rsidR="000F5CC5">
        <w:t xml:space="preserve"> These are collated in the next section to a reasoned list of requirements.</w:t>
      </w:r>
    </w:p>
    <w:p w:rsidR="002A6431" w:rsidRDefault="009D2C92" w:rsidP="004046E3">
      <w:pPr>
        <w:pStyle w:val="Heading2"/>
      </w:pPr>
      <w:bookmarkStart w:id="22" w:name="_Toc364844645"/>
      <w:r>
        <w:t>1. Mapping Tables</w:t>
      </w:r>
      <w:bookmarkEnd w:id="22"/>
    </w:p>
    <w:p w:rsidR="009D2C92" w:rsidRDefault="00FA7617" w:rsidP="006436EF">
      <w:r>
        <w:t>The use of the terminology mapping tables enables a supplier to migrate to SNOMED CT as well as for patient records to be transferred between system suppliers while the primary care domain is still in a mixed terminology environment.</w:t>
      </w:r>
    </w:p>
    <w:p w:rsidR="00FA7617" w:rsidRDefault="00FA7617" w:rsidP="006436EF">
      <w:r>
        <w:t xml:space="preserve">It is inevitable that the </w:t>
      </w:r>
      <w:r w:rsidR="002D75AF">
        <w:t xml:space="preserve">primary care </w:t>
      </w:r>
      <w:r>
        <w:t>domain will remain in a mixed terminology state for a period of time, however it was recognised that i</w:t>
      </w:r>
      <w:r w:rsidR="002D75AF">
        <w:t xml:space="preserve">t is undesirable for that </w:t>
      </w:r>
      <w:r>
        <w:t xml:space="preserve">to persist for too long. </w:t>
      </w:r>
      <w:r w:rsidR="002D75AF">
        <w:t>The mapping tables have been created for the primary care use case and thus do not include all of SNOMED CT</w:t>
      </w:r>
      <w:r w:rsidR="001A242E">
        <w:t>; it is important these maps are used within the scope and use defined within the documentation.</w:t>
      </w:r>
    </w:p>
    <w:p w:rsidR="00FA7617" w:rsidRDefault="00FA7617" w:rsidP="006436EF">
      <w:r>
        <w:t>Actions undertaken:</w:t>
      </w:r>
    </w:p>
    <w:p w:rsidR="00FA7617" w:rsidRDefault="00FA7617" w:rsidP="002D75AF">
      <w:pPr>
        <w:pStyle w:val="ListParagraph"/>
        <w:numPr>
          <w:ilvl w:val="0"/>
          <w:numId w:val="18"/>
        </w:numPr>
      </w:pPr>
      <w:r>
        <w:t xml:space="preserve">The maps </w:t>
      </w:r>
      <w:del w:id="23" w:author="Denise Downs" w:date="2013-12-16T14:01:00Z">
        <w:r w:rsidDel="00901FD1">
          <w:delText xml:space="preserve">for </w:delText>
        </w:r>
      </w:del>
      <w:ins w:id="24" w:author="Denise Downs" w:date="2013-12-16T14:01:00Z">
        <w:r w:rsidR="00901FD1">
          <w:t xml:space="preserve">from </w:t>
        </w:r>
      </w:ins>
      <w:r>
        <w:t xml:space="preserve">Read </w:t>
      </w:r>
      <w:r w:rsidR="002D75AF">
        <w:t xml:space="preserve">v2 </w:t>
      </w:r>
      <w:r>
        <w:t xml:space="preserve">to SNOMED CT, </w:t>
      </w:r>
      <w:r w:rsidR="002D75AF">
        <w:t>Read v3 to SNOMED CT, Read v2 to Read v3, and Read v3 to Read v2 have now all been clinical</w:t>
      </w:r>
      <w:r w:rsidR="00F400BA">
        <w:t>ly</w:t>
      </w:r>
      <w:r w:rsidR="002D75AF">
        <w:t xml:space="preserve"> assured for the top 20,000 codes.</w:t>
      </w:r>
      <w:r w:rsidR="00401CFF">
        <w:t xml:space="preserve"> These have been undertaken in line with the methodology previously approved by the JGPITC</w:t>
      </w:r>
      <w:del w:id="25" w:author="Denise Downs" w:date="2013-12-16T14:03:00Z">
        <w:r w:rsidR="000F5CC5" w:rsidDel="007E69B0">
          <w:delText xml:space="preserve"> (this includes automatic mapping where textual</w:delText>
        </w:r>
        <w:r w:rsidR="00811BD7" w:rsidDel="007E69B0">
          <w:delText>ly</w:delText>
        </w:r>
        <w:r w:rsidR="000F5CC5" w:rsidDel="007E69B0">
          <w:delText xml:space="preserve"> the phrases are identical)</w:delText>
        </w:r>
      </w:del>
      <w:r w:rsidR="00401CFF">
        <w:t>.</w:t>
      </w:r>
    </w:p>
    <w:p w:rsidR="002D75AF" w:rsidRDefault="002D75AF" w:rsidP="002D75AF">
      <w:pPr>
        <w:pStyle w:val="ListParagraph"/>
        <w:numPr>
          <w:ilvl w:val="0"/>
          <w:numId w:val="18"/>
        </w:numPr>
      </w:pPr>
      <w:r>
        <w:t xml:space="preserve">Wherever possible, within the terminology authoring process, when new codes are added to SNOMED CT these are also created in Read v2 and Read v3. However, it became clear this is often not possible due to </w:t>
      </w:r>
      <w:r w:rsidR="001A242E">
        <w:t>one or more of</w:t>
      </w:r>
      <w:r w:rsidR="000F5CC5">
        <w:t xml:space="preserve"> the following</w:t>
      </w:r>
      <w:r w:rsidR="001A242E">
        <w:t xml:space="preserve">: the </w:t>
      </w:r>
      <w:r w:rsidR="000F5CC5">
        <w:t>availability of</w:t>
      </w:r>
      <w:r w:rsidR="00B53F10">
        <w:t xml:space="preserve"> </w:t>
      </w:r>
      <w:r w:rsidR="00F400BA">
        <w:t xml:space="preserve">space </w:t>
      </w:r>
      <w:r w:rsidR="001A242E">
        <w:t>within Read</w:t>
      </w:r>
      <w:r w:rsidR="00B53F10">
        <w:t xml:space="preserve"> in the right </w:t>
      </w:r>
      <w:r w:rsidR="00F400BA">
        <w:t>part of the hierarchy</w:t>
      </w:r>
      <w:r w:rsidR="001A242E">
        <w:t xml:space="preserve">, </w:t>
      </w:r>
      <w:r>
        <w:t xml:space="preserve">the structure </w:t>
      </w:r>
      <w:r w:rsidR="001A242E">
        <w:t xml:space="preserve">of Read </w:t>
      </w:r>
      <w:r>
        <w:t xml:space="preserve">and/or editorial principles. This </w:t>
      </w:r>
      <w:r w:rsidR="001A242E">
        <w:t>means that increasingly there are SNOMED CT terms being used within other care settings that are not available to primary care and cannot be mapped into Read.</w:t>
      </w:r>
    </w:p>
    <w:p w:rsidR="001A242E" w:rsidRDefault="001A242E" w:rsidP="002D75AF">
      <w:pPr>
        <w:pStyle w:val="ListParagraph"/>
        <w:numPr>
          <w:ilvl w:val="0"/>
          <w:numId w:val="18"/>
        </w:numPr>
      </w:pPr>
      <w:r>
        <w:t xml:space="preserve">The Read v3 maps use just </w:t>
      </w:r>
      <w:r w:rsidR="000F5CC5">
        <w:t xml:space="preserve">only </w:t>
      </w:r>
      <w:r>
        <w:t>the preferred terms</w:t>
      </w:r>
      <w:r w:rsidR="00B53F10">
        <w:t xml:space="preserve"> as this is the </w:t>
      </w:r>
      <w:r w:rsidR="000F5CC5">
        <w:t>practice within</w:t>
      </w:r>
      <w:r w:rsidR="00B53F10">
        <w:t xml:space="preserve"> supplier systems in England</w:t>
      </w:r>
      <w:r w:rsidR="00F400BA">
        <w:t>.</w:t>
      </w:r>
      <w:r w:rsidR="00B53F10">
        <w:t xml:space="preserve"> </w:t>
      </w:r>
      <w:r>
        <w:t xml:space="preserve">Northern Ireland have been alerted to </w:t>
      </w:r>
      <w:del w:id="26" w:author="Denise Downs" w:date="2013-12-16T14:04:00Z">
        <w:r w:rsidDel="007E69B0">
          <w:delText>the restriction of these maps</w:delText>
        </w:r>
      </w:del>
      <w:ins w:id="27" w:author="Denise Downs" w:date="2013-12-16T14:04:00Z">
        <w:r w:rsidR="007E69B0">
          <w:t>this approach as its known their systems due use synonyms</w:t>
        </w:r>
      </w:ins>
      <w:r>
        <w:t xml:space="preserve"> and the UKTC have offered expertise to support </w:t>
      </w:r>
      <w:ins w:id="28" w:author="Denise Downs" w:date="2013-12-16T14:04:00Z">
        <w:r w:rsidR="007E69B0">
          <w:t xml:space="preserve">and additional </w:t>
        </w:r>
      </w:ins>
      <w:r>
        <w:t>mapping work they may need to undertake.</w:t>
      </w:r>
    </w:p>
    <w:p w:rsidR="001A242E" w:rsidRDefault="001A242E" w:rsidP="002D75AF">
      <w:pPr>
        <w:pStyle w:val="ListParagraph"/>
        <w:numPr>
          <w:ilvl w:val="0"/>
          <w:numId w:val="18"/>
        </w:numPr>
      </w:pPr>
      <w:r>
        <w:t xml:space="preserve">The administration codes </w:t>
      </w:r>
      <w:del w:id="29" w:author="Denise Downs" w:date="2013-12-16T14:05:00Z">
        <w:r w:rsidDel="007E69B0">
          <w:delText xml:space="preserve">with </w:delText>
        </w:r>
      </w:del>
      <w:ins w:id="30" w:author="Denise Downs" w:date="2013-12-16T14:05:00Z">
        <w:r w:rsidR="007E69B0">
          <w:t xml:space="preserve">in the </w:t>
        </w:r>
      </w:ins>
      <w:r>
        <w:t xml:space="preserve">Read v2 </w:t>
      </w:r>
      <w:ins w:id="31" w:author="Denise Downs" w:date="2013-12-16T14:06:00Z">
        <w:r w:rsidR="007E69B0">
          <w:t xml:space="preserve">set </w:t>
        </w:r>
      </w:ins>
      <w:r>
        <w:t xml:space="preserve">used by Scotland have been mapped </w:t>
      </w:r>
      <w:r w:rsidR="006765A4">
        <w:t xml:space="preserve">to SNOMED CT </w:t>
      </w:r>
      <w:r w:rsidR="0000287F">
        <w:t>in a separate mapping table. This should be used to migrate data when the content is known to have been created in a Scottish system</w:t>
      </w:r>
      <w:r>
        <w:t>.</w:t>
      </w:r>
      <w:ins w:id="32" w:author="Denise Downs" w:date="2013-12-16T14:06:00Z">
        <w:r w:rsidR="007E69B0">
          <w:t xml:space="preserve"> </w:t>
        </w:r>
      </w:ins>
    </w:p>
    <w:p w:rsidR="006A5F10" w:rsidRDefault="001A242E" w:rsidP="001A242E">
      <w:r>
        <w:t xml:space="preserve">With these actions now completed, the sub-group recommend that the JGPITC </w:t>
      </w:r>
      <w:r w:rsidR="006A5F10">
        <w:t>require the appropriate terminology maps to be used in any data migration or record transfer through GP2GP in line with the stated use of that map and the recommendations that :</w:t>
      </w:r>
    </w:p>
    <w:p w:rsidR="001A242E" w:rsidRDefault="006A5F10" w:rsidP="006A5F10">
      <w:pPr>
        <w:pStyle w:val="ListParagraph"/>
        <w:numPr>
          <w:ilvl w:val="0"/>
          <w:numId w:val="19"/>
        </w:numPr>
      </w:pPr>
      <w:r>
        <w:t xml:space="preserve">The original source code and text </w:t>
      </w:r>
      <w:r w:rsidR="0000287F">
        <w:t xml:space="preserve">must </w:t>
      </w:r>
      <w:r>
        <w:t>be retained within the record</w:t>
      </w:r>
    </w:p>
    <w:p w:rsidR="00401CFF" w:rsidRDefault="006A5F10" w:rsidP="006A5F10">
      <w:pPr>
        <w:pStyle w:val="ListParagraph"/>
        <w:numPr>
          <w:ilvl w:val="0"/>
          <w:numId w:val="19"/>
        </w:numPr>
      </w:pPr>
      <w:r>
        <w:lastRenderedPageBreak/>
        <w:t xml:space="preserve">An audit of </w:t>
      </w:r>
      <w:r w:rsidR="000F5CC5">
        <w:t>the</w:t>
      </w:r>
      <w:r>
        <w:t xml:space="preserve"> releases </w:t>
      </w:r>
      <w:r w:rsidR="00B53F10">
        <w:t>of the maps used</w:t>
      </w:r>
      <w:r>
        <w:t xml:space="preserve"> with effective dates and times </w:t>
      </w:r>
      <w:r w:rsidR="0000287F">
        <w:t xml:space="preserve">must </w:t>
      </w:r>
      <w:r>
        <w:t xml:space="preserve">be </w:t>
      </w:r>
      <w:r w:rsidR="00B53F10">
        <w:t>maintained</w:t>
      </w:r>
      <w:ins w:id="33" w:author="Denise Downs" w:date="2013-12-16T14:07:00Z">
        <w:r w:rsidR="007E69B0">
          <w:t xml:space="preserve"> by the supplier</w:t>
        </w:r>
      </w:ins>
    </w:p>
    <w:p w:rsidR="006A5F10" w:rsidRDefault="00401CFF" w:rsidP="006A5F10">
      <w:pPr>
        <w:pStyle w:val="ListParagraph"/>
        <w:numPr>
          <w:ilvl w:val="0"/>
          <w:numId w:val="19"/>
        </w:numPr>
      </w:pPr>
      <w:r>
        <w:t xml:space="preserve">That the existence of a mixed terminology domain with all three terminologies is </w:t>
      </w:r>
      <w:r w:rsidR="002662EB">
        <w:t xml:space="preserve">not feasible </w:t>
      </w:r>
      <w:ins w:id="34" w:author="Denise Downs" w:date="2013-12-16T14:08:00Z">
        <w:r w:rsidR="007E69B0">
          <w:t xml:space="preserve">in the </w:t>
        </w:r>
      </w:ins>
      <w:r w:rsidR="002662EB">
        <w:t>long term</w:t>
      </w:r>
      <w:r w:rsidR="006A5F10">
        <w:t>.</w:t>
      </w:r>
      <w:r>
        <w:t xml:space="preserve"> </w:t>
      </w:r>
      <w:r w:rsidR="0000287F">
        <w:t xml:space="preserve">As SNOMED CT is an international terminology, new terms become available to users of SNOMED CT that cannot be mapped to the Read codes without loss of information. </w:t>
      </w:r>
      <w:ins w:id="35" w:author="Denise Downs" w:date="2013-12-16T14:11:00Z">
        <w:r w:rsidR="007E69B0">
          <w:t xml:space="preserve">The maintenance of </w:t>
        </w:r>
      </w:ins>
      <w:r>
        <w:t xml:space="preserve">Read v2 in particular is increasingly problematic because of its fixed structure, </w:t>
      </w:r>
      <w:r w:rsidR="0000287F">
        <w:t xml:space="preserve">with </w:t>
      </w:r>
      <w:r>
        <w:t xml:space="preserve">particular chapter areas </w:t>
      </w:r>
      <w:r w:rsidR="0000287F">
        <w:t xml:space="preserve">already </w:t>
      </w:r>
      <w:r>
        <w:t>being full</w:t>
      </w:r>
      <w:r w:rsidR="0000287F">
        <w:t>,</w:t>
      </w:r>
      <w:r>
        <w:t xml:space="preserve"> and the inability to retire problematic codes.</w:t>
      </w:r>
    </w:p>
    <w:p w:rsidR="00401CFF" w:rsidRDefault="00401CFF" w:rsidP="004046E3">
      <w:pPr>
        <w:pStyle w:val="Heading2"/>
      </w:pPr>
      <w:bookmarkStart w:id="36" w:name="_Toc364844646"/>
      <w:r>
        <w:t>2. Synonyms and Preferred Terms</w:t>
      </w:r>
      <w:bookmarkEnd w:id="36"/>
    </w:p>
    <w:p w:rsidR="00401CFF" w:rsidRDefault="00401CFF" w:rsidP="00401CFF">
      <w:r>
        <w:t>The sub-group recommend</w:t>
      </w:r>
      <w:r w:rsidR="00E61108">
        <w:t>s</w:t>
      </w:r>
      <w:r>
        <w:t xml:space="preserve"> that</w:t>
      </w:r>
      <w:r w:rsidR="00BB1B60">
        <w:t xml:space="preserve"> when adopting SNOMED CT</w:t>
      </w:r>
      <w:r>
        <w:t>:</w:t>
      </w:r>
    </w:p>
    <w:p w:rsidR="00401CFF" w:rsidRDefault="00401CFF" w:rsidP="00401CFF">
      <w:pPr>
        <w:pStyle w:val="ListParagraph"/>
        <w:numPr>
          <w:ilvl w:val="0"/>
          <w:numId w:val="20"/>
        </w:numPr>
        <w:spacing w:after="0"/>
        <w:contextualSpacing/>
        <w:textboxTightWrap w:val="none"/>
      </w:pPr>
      <w:r>
        <w:t xml:space="preserve">A system must be able to support synonyms for any data that is received and must not change a synonym that is received into the system to the preferred term. </w:t>
      </w:r>
    </w:p>
    <w:p w:rsidR="00401CFF" w:rsidRDefault="00401CFF" w:rsidP="00401CFF">
      <w:pPr>
        <w:pStyle w:val="ListParagraph"/>
        <w:numPr>
          <w:ilvl w:val="0"/>
          <w:numId w:val="20"/>
        </w:numPr>
        <w:spacing w:after="0"/>
        <w:contextualSpacing/>
        <w:textboxTightWrap w:val="none"/>
      </w:pPr>
      <w:r>
        <w:t>Synonyms must be available for a user to search</w:t>
      </w:r>
      <w:r w:rsidR="00811BD7">
        <w:t>;</w:t>
      </w:r>
      <w:r>
        <w:t xml:space="preserve"> </w:t>
      </w:r>
      <w:r w:rsidR="00811BD7">
        <w:t xml:space="preserve">subsequently </w:t>
      </w:r>
      <w:r>
        <w:t>the</w:t>
      </w:r>
      <w:r w:rsidR="00901FD1">
        <w:t xml:space="preserve"> actual</w:t>
      </w:r>
      <w:r>
        <w:t xml:space="preserve"> term then selected by the user for recording into the patient record must be maintained.</w:t>
      </w:r>
    </w:p>
    <w:p w:rsidR="00401CFF" w:rsidRDefault="00401CFF" w:rsidP="00401CFF">
      <w:pPr>
        <w:pStyle w:val="ListParagraph"/>
        <w:numPr>
          <w:ilvl w:val="0"/>
          <w:numId w:val="20"/>
        </w:numPr>
        <w:spacing w:after="0"/>
        <w:contextualSpacing/>
        <w:textboxTightWrap w:val="none"/>
      </w:pPr>
      <w:r>
        <w:t>As a minimum the system should store the descriptionId and the description text; it is recommended that the conceptId is also stored.</w:t>
      </w:r>
    </w:p>
    <w:p w:rsidR="00401CFF" w:rsidRDefault="00401CFF" w:rsidP="00401CFF">
      <w:pPr>
        <w:pStyle w:val="ListParagraph"/>
        <w:numPr>
          <w:ilvl w:val="0"/>
          <w:numId w:val="20"/>
        </w:numPr>
        <w:spacing w:after="0"/>
        <w:contextualSpacing/>
        <w:textboxTightWrap w:val="none"/>
      </w:pPr>
      <w:r>
        <w:t xml:space="preserve">The description text </w:t>
      </w:r>
      <w:r w:rsidR="00E61108">
        <w:t>not be restricted to an arbitrary</w:t>
      </w:r>
      <w:r>
        <w:t xml:space="preserve"> length</w:t>
      </w:r>
      <w:r w:rsidR="00E61108">
        <w:t>, in order</w:t>
      </w:r>
      <w:r>
        <w:t xml:space="preserve"> to support future expectations in relation to SNOMED CT expressions.</w:t>
      </w:r>
    </w:p>
    <w:p w:rsidR="00E61108" w:rsidRDefault="00E61108" w:rsidP="00E61108">
      <w:pPr>
        <w:spacing w:after="0"/>
        <w:contextualSpacing/>
        <w:textboxTightWrap w:val="none"/>
      </w:pPr>
    </w:p>
    <w:p w:rsidR="008078AC" w:rsidRDefault="008078AC" w:rsidP="004046E3">
      <w:pPr>
        <w:pStyle w:val="Heading2"/>
      </w:pPr>
      <w:bookmarkStart w:id="37" w:name="_Toc364844647"/>
      <w:r>
        <w:t>3. Maintaining the Integrity of SNOMED CT over time</w:t>
      </w:r>
    </w:p>
    <w:p w:rsidR="00505A4E" w:rsidRDefault="008078AC" w:rsidP="00505A4E">
      <w:r>
        <w:t>SNOMED CT is an actively maintained terminology; this means that</w:t>
      </w:r>
      <w:ins w:id="38" w:author="Denise Downs" w:date="2013-12-16T14:14:00Z">
        <w:r w:rsidR="00D41123">
          <w:t xml:space="preserve"> over a period of time the following changes can be made to concepts and relationships in the SNOMED CT terminology</w:t>
        </w:r>
      </w:ins>
      <w:r>
        <w:t>:</w:t>
      </w:r>
    </w:p>
    <w:p w:rsidR="00505A4E" w:rsidRDefault="008078AC" w:rsidP="00505A4E">
      <w:pPr>
        <w:pStyle w:val="ListParagraph"/>
        <w:numPr>
          <w:ilvl w:val="0"/>
          <w:numId w:val="23"/>
        </w:numPr>
      </w:pPr>
      <w:r>
        <w:t>New concepts can be added</w:t>
      </w:r>
    </w:p>
    <w:p w:rsidR="00505A4E" w:rsidRDefault="008078AC" w:rsidP="00505A4E">
      <w:pPr>
        <w:pStyle w:val="ListParagraph"/>
        <w:numPr>
          <w:ilvl w:val="0"/>
          <w:numId w:val="23"/>
        </w:numPr>
      </w:pPr>
      <w:r>
        <w:t>New synonyms to existing concepts can be created</w:t>
      </w:r>
    </w:p>
    <w:p w:rsidR="00505A4E" w:rsidRDefault="008078AC" w:rsidP="00505A4E">
      <w:pPr>
        <w:pStyle w:val="ListParagraph"/>
        <w:numPr>
          <w:ilvl w:val="0"/>
          <w:numId w:val="23"/>
        </w:numPr>
      </w:pPr>
      <w:r>
        <w:t>The parent of a concept can change</w:t>
      </w:r>
    </w:p>
    <w:p w:rsidR="00505A4E" w:rsidRDefault="00FF4FBB" w:rsidP="00505A4E">
      <w:pPr>
        <w:pStyle w:val="ListParagraph"/>
        <w:numPr>
          <w:ilvl w:val="0"/>
          <w:numId w:val="23"/>
        </w:numPr>
      </w:pPr>
      <w:r>
        <w:t>The children of a concept can change</w:t>
      </w:r>
    </w:p>
    <w:p w:rsidR="00505A4E" w:rsidRDefault="008078AC" w:rsidP="00505A4E">
      <w:pPr>
        <w:pStyle w:val="ListParagraph"/>
        <w:numPr>
          <w:ilvl w:val="0"/>
          <w:numId w:val="23"/>
        </w:numPr>
      </w:pPr>
      <w:r>
        <w:t xml:space="preserve">The modelling </w:t>
      </w:r>
      <w:del w:id="39" w:author="Denise Downs" w:date="2013-12-16T14:14:00Z">
        <w:r w:rsidDel="00D41123">
          <w:delText xml:space="preserve">on </w:delText>
        </w:r>
      </w:del>
      <w:ins w:id="40" w:author="Denise Downs" w:date="2013-12-16T14:14:00Z">
        <w:r w:rsidR="00D41123">
          <w:t xml:space="preserve">of </w:t>
        </w:r>
      </w:ins>
      <w:r>
        <w:t>a concept may change</w:t>
      </w:r>
      <w:ins w:id="41" w:author="Denise Downs" w:date="2013-12-16T14:35:00Z">
        <w:r w:rsidR="003D6043">
          <w:t xml:space="preserve"> (eg. the body site)</w:t>
        </w:r>
      </w:ins>
    </w:p>
    <w:p w:rsidR="00505A4E" w:rsidRDefault="008078AC" w:rsidP="00505A4E">
      <w:pPr>
        <w:pStyle w:val="ListParagraph"/>
        <w:numPr>
          <w:ilvl w:val="0"/>
          <w:numId w:val="23"/>
        </w:numPr>
      </w:pPr>
      <w:r>
        <w:t>A concept can become inactive</w:t>
      </w:r>
    </w:p>
    <w:p w:rsidR="00505A4E" w:rsidRDefault="008078AC" w:rsidP="00505A4E">
      <w:pPr>
        <w:pStyle w:val="ListParagraph"/>
        <w:numPr>
          <w:ilvl w:val="0"/>
          <w:numId w:val="23"/>
        </w:numPr>
      </w:pPr>
      <w:r>
        <w:t xml:space="preserve">A new hierarchy </w:t>
      </w:r>
      <w:r w:rsidR="00811BD7">
        <w:t>may</w:t>
      </w:r>
      <w:r>
        <w:t xml:space="preserve"> be created or a new high level concept</w:t>
      </w:r>
      <w:r w:rsidR="00FF4FBB">
        <w:t xml:space="preserve"> created</w:t>
      </w:r>
    </w:p>
    <w:p w:rsidR="000C6F61" w:rsidRDefault="003D6043" w:rsidP="003D6043">
      <w:pPr>
        <w:rPr>
          <w:ins w:id="42" w:author="Denise Downs" w:date="2013-12-16T17:26:00Z"/>
        </w:rPr>
      </w:pPr>
      <w:ins w:id="43" w:author="Denise Downs" w:date="2013-12-16T14:42:00Z">
        <w:r>
          <w:t xml:space="preserve">The sub-group considered which of these types of change suppliers already addressed, and </w:t>
        </w:r>
      </w:ins>
      <w:ins w:id="44" w:author="Denise Downs" w:date="2013-12-16T17:26:00Z">
        <w:r w:rsidR="000C6F61">
          <w:t>for</w:t>
        </w:r>
      </w:ins>
      <w:ins w:id="45" w:author="Denise Downs" w:date="2013-12-16T14:42:00Z">
        <w:r>
          <w:t xml:space="preserve"> those not currently addressed, could the sub-group identify a documented product to address this type of change</w:t>
        </w:r>
      </w:ins>
      <w:ins w:id="46" w:author="Denise Downs" w:date="2013-12-16T14:43:00Z">
        <w:r>
          <w:t xml:space="preserve">, and </w:t>
        </w:r>
      </w:ins>
      <w:ins w:id="47" w:author="Denise Downs" w:date="2013-12-16T16:30:00Z">
        <w:r w:rsidR="007F190C">
          <w:t xml:space="preserve">moreover one </w:t>
        </w:r>
      </w:ins>
      <w:ins w:id="48" w:author="Denise Downs" w:date="2013-12-16T14:42:00Z">
        <w:r>
          <w:t xml:space="preserve">that they were comfortable to recommend. If this was the case then </w:t>
        </w:r>
      </w:ins>
      <w:ins w:id="49" w:author="Denise Downs" w:date="2013-12-16T17:26:00Z">
        <w:r w:rsidR="000C6F61">
          <w:t xml:space="preserve">also </w:t>
        </w:r>
      </w:ins>
      <w:ins w:id="50" w:author="Denise Downs" w:date="2013-12-16T14:42:00Z">
        <w:r>
          <w:t xml:space="preserve">what, if any, were </w:t>
        </w:r>
      </w:ins>
      <w:ins w:id="51" w:author="Denise Downs" w:date="2013-12-16T14:43:00Z">
        <w:r>
          <w:t>the</w:t>
        </w:r>
      </w:ins>
      <w:ins w:id="52" w:author="Denise Downs" w:date="2013-12-16T14:42:00Z">
        <w:r>
          <w:t xml:space="preserve"> associated risks. </w:t>
        </w:r>
      </w:ins>
    </w:p>
    <w:p w:rsidR="003D6043" w:rsidRDefault="000C6F61" w:rsidP="003D6043">
      <w:pPr>
        <w:rPr>
          <w:ins w:id="53" w:author="Denise Downs" w:date="2013-12-16T14:42:00Z"/>
        </w:rPr>
      </w:pPr>
      <w:ins w:id="54" w:author="Denise Downs" w:date="2013-12-16T17:27:00Z">
        <w:r>
          <w:t xml:space="preserve">The main concerns from above are the fact </w:t>
        </w:r>
      </w:ins>
      <w:ins w:id="55" w:author="Denise Downs" w:date="2013-12-16T17:28:00Z">
        <w:r>
          <w:t xml:space="preserve">that concepts can become inactive and </w:t>
        </w:r>
      </w:ins>
      <w:ins w:id="56" w:author="Denise Downs" w:date="2013-12-16T17:27:00Z">
        <w:r>
          <w:t xml:space="preserve">that parents of a concept can change. </w:t>
        </w:r>
      </w:ins>
      <w:ins w:id="57" w:author="Denise Downs" w:date="2013-12-16T14:42:00Z">
        <w:r w:rsidR="003D6043">
          <w:t xml:space="preserve">The </w:t>
        </w:r>
      </w:ins>
      <w:ins w:id="58" w:author="Denise Downs" w:date="2013-12-16T17:32:00Z">
        <w:r>
          <w:t>features</w:t>
        </w:r>
      </w:ins>
      <w:ins w:id="59" w:author="Denise Downs" w:date="2013-12-16T14:42:00Z">
        <w:r w:rsidR="003D6043">
          <w:t xml:space="preserve"> of Read v2 and Read v3 are different, and Read v3 does already include </w:t>
        </w:r>
      </w:ins>
      <w:ins w:id="60" w:author="Denise Downs" w:date="2013-12-16T17:28:00Z">
        <w:r>
          <w:t>both these features</w:t>
        </w:r>
      </w:ins>
      <w:ins w:id="61" w:author="Denise Downs" w:date="2013-12-16T16:33:00Z">
        <w:r w:rsidR="007F190C">
          <w:t>;</w:t>
        </w:r>
      </w:ins>
      <w:ins w:id="62" w:author="Denise Downs" w:date="2013-12-16T16:31:00Z">
        <w:r w:rsidR="007F190C">
          <w:t xml:space="preserve"> </w:t>
        </w:r>
      </w:ins>
      <w:ins w:id="63" w:author="Denise Downs" w:date="2013-12-16T16:33:00Z">
        <w:r w:rsidR="007F190C">
          <w:t>a</w:t>
        </w:r>
      </w:ins>
      <w:ins w:id="64" w:author="Denise Downs" w:date="2013-12-16T16:31:00Z">
        <w:r w:rsidR="007F190C">
          <w:t>l</w:t>
        </w:r>
      </w:ins>
      <w:ins w:id="65" w:author="Denise Downs" w:date="2013-12-16T14:44:00Z">
        <w:r w:rsidR="003D6043">
          <w:t xml:space="preserve">though it is believed this has not been </w:t>
        </w:r>
      </w:ins>
      <w:ins w:id="66" w:author="Denise Downs" w:date="2013-12-16T16:32:00Z">
        <w:r w:rsidR="007F190C">
          <w:t xml:space="preserve">as fully </w:t>
        </w:r>
      </w:ins>
      <w:ins w:id="67" w:author="Denise Downs" w:date="2013-12-16T14:44:00Z">
        <w:r w:rsidR="003D6043">
          <w:t>implemented</w:t>
        </w:r>
      </w:ins>
      <w:ins w:id="68" w:author="Denise Downs" w:date="2013-12-16T16:32:00Z">
        <w:r w:rsidR="007F190C">
          <w:t xml:space="preserve"> as is being suggested for SNOMED CT</w:t>
        </w:r>
      </w:ins>
      <w:ins w:id="69" w:author="Denise Downs" w:date="2013-12-16T14:42:00Z">
        <w:r w:rsidR="003D6043">
          <w:t>.</w:t>
        </w:r>
      </w:ins>
    </w:p>
    <w:p w:rsidR="003D6043" w:rsidRDefault="003D6043" w:rsidP="003D6043">
      <w:pPr>
        <w:rPr>
          <w:ins w:id="70" w:author="Denise Downs" w:date="2013-12-16T14:42:00Z"/>
        </w:rPr>
      </w:pPr>
    </w:p>
    <w:p w:rsidR="005F7992" w:rsidRDefault="000C6F61" w:rsidP="00505A4E">
      <w:pPr>
        <w:rPr>
          <w:ins w:id="71" w:author="Denise Downs" w:date="2013-12-16T14:45:00Z"/>
        </w:rPr>
      </w:pPr>
      <w:ins w:id="72" w:author="Denise Downs" w:date="2013-12-16T17:33:00Z">
        <w:r>
          <w:lastRenderedPageBreak/>
          <w:t xml:space="preserve">Historically, concerns have also been raised in general on reporting using SNOMED CT. </w:t>
        </w:r>
      </w:ins>
      <w:r w:rsidR="00811BD7">
        <w:t xml:space="preserve">It </w:t>
      </w:r>
      <w:del w:id="73" w:author="Denise Downs" w:date="2013-12-16T14:36:00Z">
        <w:r w:rsidR="00811BD7" w:rsidDel="003D6043">
          <w:delText>should be noted</w:delText>
        </w:r>
      </w:del>
      <w:ins w:id="74" w:author="Denise Downs" w:date="2013-12-16T14:36:00Z">
        <w:r w:rsidR="003D6043">
          <w:t>is worth noting</w:t>
        </w:r>
      </w:ins>
      <w:r w:rsidR="00811BD7">
        <w:t xml:space="preserve"> that </w:t>
      </w:r>
      <w:r w:rsidR="00E27AE8">
        <w:t>SNOMED CT is now used extensively in a number of hospitals and is being used in reporting</w:t>
      </w:r>
      <w:r w:rsidR="00811BD7">
        <w:t xml:space="preserve"> both in support of national returns and clinical requirements such as patient retrieval for clinical audit</w:t>
      </w:r>
      <w:ins w:id="75" w:author="Denise Downs" w:date="2013-12-16T14:30:00Z">
        <w:r w:rsidR="00C35C15">
          <w:t xml:space="preserve"> and</w:t>
        </w:r>
      </w:ins>
      <w:del w:id="76" w:author="Denise Downs" w:date="2013-12-16T14:30:00Z">
        <w:r w:rsidR="00811BD7" w:rsidDel="00C35C15">
          <w:delText>,</w:delText>
        </w:r>
      </w:del>
      <w:r w:rsidR="00811BD7">
        <w:t xml:space="preserve"> clinical log books.</w:t>
      </w:r>
      <w:r w:rsidR="00E27AE8">
        <w:t xml:space="preserve"> It was </w:t>
      </w:r>
      <w:del w:id="77" w:author="Denise Downs" w:date="2013-12-16T16:34:00Z">
        <w:r w:rsidR="00E27AE8" w:rsidDel="007F190C">
          <w:delText xml:space="preserve">agreed </w:delText>
        </w:r>
      </w:del>
      <w:ins w:id="78" w:author="Denise Downs" w:date="2013-12-16T16:34:00Z">
        <w:r w:rsidR="007F190C">
          <w:t xml:space="preserve">agreed by the sub-group </w:t>
        </w:r>
      </w:ins>
      <w:r w:rsidR="00E27AE8">
        <w:t xml:space="preserve">that </w:t>
      </w:r>
      <w:r w:rsidR="00811BD7">
        <w:t>the types of</w:t>
      </w:r>
      <w:r w:rsidR="00E27AE8">
        <w:t xml:space="preserve"> reports</w:t>
      </w:r>
      <w:r w:rsidR="00811BD7">
        <w:t xml:space="preserve"> currently required from systems </w:t>
      </w:r>
      <w:del w:id="79" w:author="Denise Downs" w:date="2013-12-16T16:35:00Z">
        <w:r w:rsidR="00811BD7" w:rsidDel="007F190C">
          <w:delText xml:space="preserve">that </w:delText>
        </w:r>
      </w:del>
      <w:ins w:id="80" w:author="Denise Downs" w:date="2013-12-16T16:35:00Z">
        <w:r w:rsidR="007F190C">
          <w:t xml:space="preserve">and </w:t>
        </w:r>
      </w:ins>
      <w:r w:rsidR="00811BD7">
        <w:t xml:space="preserve">use the hierarchical features of </w:t>
      </w:r>
      <w:del w:id="81" w:author="Denise Downs" w:date="2013-12-16T16:34:00Z">
        <w:r w:rsidR="00811BD7" w:rsidDel="007F190C">
          <w:delText xml:space="preserve">SNOMED </w:delText>
        </w:r>
      </w:del>
      <w:ins w:id="82" w:author="Denise Downs" w:date="2013-12-16T16:34:00Z">
        <w:r w:rsidR="007F190C">
          <w:t>terminologies,</w:t>
        </w:r>
      </w:ins>
      <w:del w:id="83" w:author="Denise Downs" w:date="2013-12-16T16:34:00Z">
        <w:r w:rsidR="00811BD7" w:rsidDel="007F190C">
          <w:delText>CT</w:delText>
        </w:r>
      </w:del>
      <w:del w:id="84" w:author="Denise Downs" w:date="2013-12-16T14:38:00Z">
        <w:r w:rsidR="00E27AE8" w:rsidDel="003D6043">
          <w:delText>,</w:delText>
        </w:r>
      </w:del>
      <w:r w:rsidR="00E27AE8">
        <w:t xml:space="preserve"> are </w:t>
      </w:r>
      <w:r w:rsidR="00811BD7">
        <w:t xml:space="preserve">already </w:t>
      </w:r>
      <w:r w:rsidR="00E27AE8">
        <w:t xml:space="preserve">well accommodated </w:t>
      </w:r>
      <w:r w:rsidR="00811BD7">
        <w:t>by</w:t>
      </w:r>
      <w:r w:rsidR="00E27AE8">
        <w:t xml:space="preserve"> SNOMED CT</w:t>
      </w:r>
      <w:ins w:id="85" w:author="Denise Downs" w:date="2013-12-16T14:38:00Z">
        <w:r w:rsidR="003D6043">
          <w:t>.</w:t>
        </w:r>
      </w:ins>
      <w:r w:rsidR="00811BD7">
        <w:t xml:space="preserve"> </w:t>
      </w:r>
    </w:p>
    <w:p w:rsidR="00505A4E" w:rsidRDefault="00811BD7" w:rsidP="00505A4E">
      <w:del w:id="86" w:author="Denise Downs" w:date="2013-12-16T14:38:00Z">
        <w:r w:rsidDel="003D6043">
          <w:delText>and the t</w:delText>
        </w:r>
      </w:del>
      <w:del w:id="87" w:author="Denise Downs" w:date="2013-12-16T14:46:00Z">
        <w:r w:rsidDel="005F7992">
          <w:delText>ools provided by UKTC to deal with codes which have been inactivated</w:delText>
        </w:r>
        <w:r w:rsidR="00E27AE8" w:rsidDel="005F7992">
          <w:delText xml:space="preserve">. </w:delText>
        </w:r>
      </w:del>
      <w:r>
        <w:t>R</w:t>
      </w:r>
      <w:r w:rsidR="00E27AE8">
        <w:t xml:space="preserve">eports that extensively use the modelling of SNOMED CT </w:t>
      </w:r>
      <w:del w:id="88" w:author="Denise Downs" w:date="2013-12-16T14:41:00Z">
        <w:r w:rsidDel="003D6043">
          <w:delText xml:space="preserve">currently </w:delText>
        </w:r>
      </w:del>
      <w:r w:rsidR="00E27AE8">
        <w:t xml:space="preserve">are </w:t>
      </w:r>
      <w:ins w:id="89" w:author="Denise Downs" w:date="2013-12-16T14:41:00Z">
        <w:r w:rsidR="003D6043">
          <w:t xml:space="preserve">currently </w:t>
        </w:r>
      </w:ins>
      <w:r w:rsidR="00E27AE8">
        <w:t>not in common use</w:t>
      </w:r>
      <w:r>
        <w:t xml:space="preserve"> (this feature is not provided by Read v2)</w:t>
      </w:r>
      <w:ins w:id="90" w:author="Denise Downs" w:date="2013-12-16T16:36:00Z">
        <w:r w:rsidR="007F190C">
          <w:t>;</w:t>
        </w:r>
      </w:ins>
      <w:del w:id="91" w:author="Denise Downs" w:date="2013-12-16T16:36:00Z">
        <w:r w:rsidR="00E27AE8" w:rsidDel="007F190C">
          <w:delText>,</w:delText>
        </w:r>
      </w:del>
      <w:r w:rsidR="00E27AE8">
        <w:t xml:space="preserve"> however any modelling changes that </w:t>
      </w:r>
      <w:r w:rsidR="00062E0F">
        <w:t>could be</w:t>
      </w:r>
      <w:r w:rsidR="00E27AE8">
        <w:t xml:space="preserve"> made were felt to largely contribute to improving the quality of </w:t>
      </w:r>
      <w:del w:id="92" w:author="Denise Downs" w:date="2013-12-16T16:36:00Z">
        <w:r w:rsidR="00E27AE8" w:rsidDel="007F190C">
          <w:delText xml:space="preserve">such </w:delText>
        </w:r>
      </w:del>
      <w:r w:rsidR="00E27AE8">
        <w:t xml:space="preserve">queries rather than detracting. </w:t>
      </w:r>
    </w:p>
    <w:p w:rsidR="00505A4E" w:rsidRDefault="00505A4E" w:rsidP="00505A4E"/>
    <w:p w:rsidR="00505A4E" w:rsidDel="003D6043" w:rsidRDefault="00FF4FBB" w:rsidP="00505A4E">
      <w:pPr>
        <w:rPr>
          <w:del w:id="93" w:author="Denise Downs" w:date="2013-12-16T14:42:00Z"/>
        </w:rPr>
      </w:pPr>
      <w:del w:id="94" w:author="Denise Downs" w:date="2013-12-16T14:42:00Z">
        <w:r w:rsidDel="003D6043">
          <w:delText>The sub-group considered</w:delText>
        </w:r>
      </w:del>
      <w:del w:id="95" w:author="Denise Downs" w:date="2013-12-16T14:21:00Z">
        <w:r w:rsidDel="00D41123">
          <w:delText>,</w:delText>
        </w:r>
      </w:del>
      <w:del w:id="96" w:author="Denise Downs" w:date="2013-12-16T14:42:00Z">
        <w:r w:rsidDel="003D6043">
          <w:delText xml:space="preserve"> which of these </w:delText>
        </w:r>
        <w:r w:rsidR="00062E0F" w:rsidDel="003D6043">
          <w:delText xml:space="preserve">types of change </w:delText>
        </w:r>
      </w:del>
      <w:del w:id="97" w:author="Denise Downs" w:date="2013-12-16T14:21:00Z">
        <w:r w:rsidDel="00D41123">
          <w:delText xml:space="preserve">did </w:delText>
        </w:r>
      </w:del>
      <w:del w:id="98" w:author="Denise Downs" w:date="2013-12-16T14:42:00Z">
        <w:r w:rsidDel="003D6043">
          <w:delText xml:space="preserve">suppliers already address, </w:delText>
        </w:r>
        <w:r w:rsidR="00062E0F" w:rsidDel="003D6043">
          <w:delText xml:space="preserve">and </w:delText>
        </w:r>
        <w:r w:rsidDel="003D6043">
          <w:delText xml:space="preserve">of those not addressed </w:delText>
        </w:r>
      </w:del>
      <w:del w:id="99" w:author="Denise Downs" w:date="2013-12-16T14:22:00Z">
        <w:r w:rsidDel="00D41123">
          <w:delText xml:space="preserve">did </w:delText>
        </w:r>
      </w:del>
      <w:del w:id="100" w:author="Denise Downs" w:date="2013-12-16T14:21:00Z">
        <w:r w:rsidDel="00D41123">
          <w:delText xml:space="preserve">we </w:delText>
        </w:r>
      </w:del>
      <w:del w:id="101" w:author="Denise Downs" w:date="2013-12-16T14:22:00Z">
        <w:r w:rsidDel="00D41123">
          <w:delText xml:space="preserve">have </w:delText>
        </w:r>
      </w:del>
      <w:del w:id="102" w:author="Denise Downs" w:date="2013-12-16T14:42:00Z">
        <w:r w:rsidDel="003D6043">
          <w:delText xml:space="preserve">a </w:delText>
        </w:r>
      </w:del>
      <w:del w:id="103" w:author="Denise Downs" w:date="2013-12-16T14:22:00Z">
        <w:r w:rsidDel="00D41123">
          <w:delText xml:space="preserve">clear </w:delText>
        </w:r>
      </w:del>
      <w:del w:id="104" w:author="Denise Downs" w:date="2013-12-16T14:42:00Z">
        <w:r w:rsidDel="003D6043">
          <w:delText xml:space="preserve">product with documented solution </w:delText>
        </w:r>
        <w:r w:rsidR="00062E0F" w:rsidDel="003D6043">
          <w:delText>to address this type of change</w:delText>
        </w:r>
      </w:del>
      <w:del w:id="105" w:author="Denise Downs" w:date="2013-12-16T14:24:00Z">
        <w:r w:rsidDel="00D41123">
          <w:delText>, and</w:delText>
        </w:r>
      </w:del>
      <w:del w:id="106" w:author="Denise Downs" w:date="2013-12-16T14:42:00Z">
        <w:r w:rsidDel="003D6043">
          <w:delText xml:space="preserve"> </w:delText>
        </w:r>
      </w:del>
      <w:del w:id="107" w:author="Denise Downs" w:date="2013-12-16T14:23:00Z">
        <w:r w:rsidR="00062E0F" w:rsidDel="00D41123">
          <w:delText xml:space="preserve">then </w:delText>
        </w:r>
      </w:del>
      <w:del w:id="108" w:author="Denise Downs" w:date="2013-12-16T14:42:00Z">
        <w:r w:rsidDel="003D6043">
          <w:delText xml:space="preserve">what </w:delText>
        </w:r>
      </w:del>
      <w:del w:id="109" w:author="Denise Downs" w:date="2013-12-16T14:24:00Z">
        <w:r w:rsidDel="000E4B67">
          <w:delText>is the</w:delText>
        </w:r>
      </w:del>
      <w:del w:id="110" w:author="Denise Downs" w:date="2013-12-16T14:42:00Z">
        <w:r w:rsidDel="003D6043">
          <w:delText xml:space="preserve"> associated risk</w:delText>
        </w:r>
      </w:del>
      <w:del w:id="111" w:author="Denise Downs" w:date="2013-12-16T14:24:00Z">
        <w:r w:rsidDel="000E4B67">
          <w:delText xml:space="preserve"> level</w:delText>
        </w:r>
      </w:del>
      <w:del w:id="112" w:author="Denise Downs" w:date="2013-12-16T14:42:00Z">
        <w:r w:rsidDel="003D6043">
          <w:delText xml:space="preserve">. The behaviours of Read v2 and Read v3 are different, </w:delText>
        </w:r>
        <w:r w:rsidR="005525F5" w:rsidDel="003D6043">
          <w:delText>and</w:delText>
        </w:r>
        <w:r w:rsidDel="003D6043">
          <w:delText xml:space="preserve"> Read v3 </w:delText>
        </w:r>
        <w:r w:rsidR="005525F5" w:rsidDel="003D6043">
          <w:delText xml:space="preserve">does </w:delText>
        </w:r>
        <w:r w:rsidR="00062E0F" w:rsidDel="003D6043">
          <w:delText xml:space="preserve">already </w:delText>
        </w:r>
        <w:r w:rsidR="005525F5" w:rsidDel="003D6043">
          <w:delText xml:space="preserve">include </w:delText>
        </w:r>
        <w:r w:rsidR="00062E0F" w:rsidDel="003D6043">
          <w:delText xml:space="preserve">the feature of </w:delText>
        </w:r>
        <w:r w:rsidR="005525F5" w:rsidDel="003D6043">
          <w:delText>codes becoming inactive</w:delText>
        </w:r>
        <w:r w:rsidDel="003D6043">
          <w:delText>.</w:delText>
        </w:r>
      </w:del>
    </w:p>
    <w:p w:rsidR="00505A4E" w:rsidRDefault="00505A4E" w:rsidP="00505A4E"/>
    <w:p w:rsidR="0097363F" w:rsidRDefault="00567624" w:rsidP="00505A4E">
      <w:pPr>
        <w:rPr>
          <w:ins w:id="113" w:author="Denise Downs" w:date="2013-12-16T17:47:00Z"/>
        </w:rPr>
      </w:pPr>
      <w:ins w:id="114" w:author="Denise Downs" w:date="2013-12-16T17:42:00Z">
        <w:r>
          <w:t xml:space="preserve">To address the challenges code inactivation brings, </w:t>
        </w:r>
      </w:ins>
      <w:ins w:id="115" w:author="Denise Downs" w:date="2013-12-16T17:45:00Z">
        <w:r w:rsidR="0097363F">
          <w:t>although documented</w:t>
        </w:r>
      </w:ins>
      <w:ins w:id="116" w:author="Denise Downs" w:date="2013-12-16T17:42:00Z">
        <w:r>
          <w:t xml:space="preserve"> </w:t>
        </w:r>
      </w:ins>
      <w:ins w:id="117" w:author="Denise Downs" w:date="2013-12-16T17:43:00Z">
        <w:r>
          <w:t xml:space="preserve">how to do this </w:t>
        </w:r>
      </w:ins>
      <w:ins w:id="118" w:author="Denise Downs" w:date="2013-12-16T17:42:00Z">
        <w:r>
          <w:t xml:space="preserve">within the international documentation, the UKTC have developed </w:t>
        </w:r>
      </w:ins>
      <w:ins w:id="119" w:author="Denise Downs" w:date="2013-12-16T17:43:00Z">
        <w:r w:rsidR="0097363F">
          <w:t xml:space="preserve">a product called the </w:t>
        </w:r>
      </w:ins>
      <w:ins w:id="120" w:author="Denise Downs" w:date="2013-12-16T17:46:00Z">
        <w:r w:rsidR="0097363F">
          <w:t>Q</w:t>
        </w:r>
      </w:ins>
      <w:ins w:id="121" w:author="Denise Downs" w:date="2013-12-16T17:43:00Z">
        <w:r w:rsidR="0097363F">
          <w:t xml:space="preserve">uery </w:t>
        </w:r>
      </w:ins>
      <w:ins w:id="122" w:author="Denise Downs" w:date="2013-12-16T17:46:00Z">
        <w:r w:rsidR="0097363F">
          <w:t>T</w:t>
        </w:r>
      </w:ins>
      <w:ins w:id="123" w:author="Denise Downs" w:date="2013-12-16T17:43:00Z">
        <w:r>
          <w:t xml:space="preserve">able. </w:t>
        </w:r>
      </w:ins>
      <w:del w:id="124" w:author="Denise Downs" w:date="2013-12-16T17:43:00Z">
        <w:r w:rsidR="005525F5" w:rsidDel="00567624">
          <w:delText xml:space="preserve">As part of the SNOMED CT product suite there are a number of products that support dealing with the historical aspect of SNOMED CT; tables are provided that </w:delText>
        </w:r>
      </w:del>
      <w:del w:id="125" w:author="Denise Downs" w:date="2013-12-16T16:36:00Z">
        <w:r w:rsidR="005525F5" w:rsidDel="007F190C">
          <w:delText xml:space="preserve">mean </w:delText>
        </w:r>
      </w:del>
      <w:ins w:id="126" w:author="Denise Downs" w:date="2013-12-16T17:43:00Z">
        <w:r>
          <w:t xml:space="preserve">This </w:t>
        </w:r>
      </w:ins>
      <w:ins w:id="127" w:author="Denise Downs" w:date="2013-12-16T17:46:00Z">
        <w:r w:rsidR="0097363F">
          <w:t xml:space="preserve">table </w:t>
        </w:r>
      </w:ins>
      <w:ins w:id="128" w:author="Denise Downs" w:date="2013-12-16T17:43:00Z">
        <w:r>
          <w:t>enables</w:t>
        </w:r>
      </w:ins>
      <w:ins w:id="129" w:author="Denise Downs" w:date="2013-12-16T16:36:00Z">
        <w:r w:rsidR="007F190C">
          <w:t xml:space="preserve"> </w:t>
        </w:r>
      </w:ins>
      <w:r w:rsidR="005525F5">
        <w:t xml:space="preserve">a system </w:t>
      </w:r>
      <w:del w:id="130" w:author="Denise Downs" w:date="2013-12-16T16:36:00Z">
        <w:r w:rsidR="005525F5" w:rsidDel="007F190C">
          <w:delText xml:space="preserve">can </w:delText>
        </w:r>
      </w:del>
      <w:ins w:id="131" w:author="Denise Downs" w:date="2013-12-16T16:36:00Z">
        <w:r w:rsidR="007F190C">
          <w:t xml:space="preserve">to </w:t>
        </w:r>
      </w:ins>
      <w:r w:rsidR="005525F5">
        <w:t>look up an inactive concept and obtain</w:t>
      </w:r>
      <w:del w:id="132" w:author="Denise Downs" w:date="2013-12-16T17:45:00Z">
        <w:r w:rsidR="005525F5" w:rsidDel="0097363F">
          <w:delText xml:space="preserve"> </w:delText>
        </w:r>
      </w:del>
      <w:ins w:id="133" w:author="Denise Downs" w:date="2013-12-16T17:44:00Z">
        <w:r w:rsidR="0097363F">
          <w:t xml:space="preserve"> a status value </w:t>
        </w:r>
      </w:ins>
      <w:del w:id="134" w:author="Denise Downs" w:date="2013-12-16T17:44:00Z">
        <w:r w:rsidR="005525F5" w:rsidDel="0097363F">
          <w:delText xml:space="preserve">information </w:delText>
        </w:r>
      </w:del>
      <w:del w:id="135" w:author="Denise Downs" w:date="2013-12-16T17:45:00Z">
        <w:r w:rsidR="005525F5" w:rsidDel="0097363F">
          <w:delText xml:space="preserve">about </w:delText>
        </w:r>
      </w:del>
      <w:ins w:id="136" w:author="Denise Downs" w:date="2013-12-16T17:45:00Z">
        <w:r w:rsidR="0097363F">
          <w:t xml:space="preserve">for </w:t>
        </w:r>
      </w:ins>
      <w:r w:rsidR="005525F5">
        <w:t>that</w:t>
      </w:r>
      <w:ins w:id="137" w:author="Denise Downs" w:date="2013-12-16T14:47:00Z">
        <w:r w:rsidR="005F7992">
          <w:t xml:space="preserve"> concept</w:t>
        </w:r>
      </w:ins>
      <w:r w:rsidR="005525F5">
        <w:t xml:space="preserve"> </w:t>
      </w:r>
      <w:del w:id="138" w:author="Denise Downs" w:date="2013-12-16T17:45:00Z">
        <w:r w:rsidR="005525F5" w:rsidDel="0097363F">
          <w:delText xml:space="preserve">including </w:delText>
        </w:r>
      </w:del>
      <w:ins w:id="139" w:author="Denise Downs" w:date="2013-12-16T17:45:00Z">
        <w:r w:rsidR="0097363F">
          <w:t xml:space="preserve">that indicates </w:t>
        </w:r>
      </w:ins>
      <w:r w:rsidR="005525F5">
        <w:t>why it was inactivated and any concepts</w:t>
      </w:r>
      <w:r w:rsidR="005525F5" w:rsidRPr="005525F5">
        <w:t xml:space="preserve"> </w:t>
      </w:r>
      <w:r w:rsidR="005525F5">
        <w:t xml:space="preserve">that replace it. </w:t>
      </w:r>
      <w:del w:id="140" w:author="Denise Downs" w:date="2013-12-16T17:45:00Z">
        <w:r w:rsidR="00E27AE8" w:rsidDel="0097363F">
          <w:delText>The reasons why are through a status field which</w:delText>
        </w:r>
      </w:del>
      <w:ins w:id="141" w:author="Denise Downs" w:date="2013-12-16T17:45:00Z">
        <w:r w:rsidR="0097363F">
          <w:t>This</w:t>
        </w:r>
      </w:ins>
      <w:r w:rsidR="00E27AE8">
        <w:t xml:space="preserve"> enables suppliers to algorithmically address the change</w:t>
      </w:r>
      <w:ins w:id="142" w:author="Denise Downs" w:date="2013-12-16T14:47:00Z">
        <w:r w:rsidR="005F7992">
          <w:t xml:space="preserve"> (eg. duplicate ~ any queries should also retrieve this inactive concept; ambiguous ~ any queries should retrieve all concepts that replace this)</w:t>
        </w:r>
      </w:ins>
      <w:r w:rsidR="00E27AE8">
        <w:t xml:space="preserve">. </w:t>
      </w:r>
      <w:r w:rsidR="005525F5">
        <w:t xml:space="preserve">This </w:t>
      </w:r>
      <w:del w:id="143" w:author="Denise Downs" w:date="2013-12-16T17:46:00Z">
        <w:r w:rsidR="005525F5" w:rsidDel="0097363F">
          <w:delText xml:space="preserve">is </w:delText>
        </w:r>
      </w:del>
      <w:ins w:id="144" w:author="Denise Downs" w:date="2013-12-16T17:46:00Z">
        <w:r w:rsidR="0097363F">
          <w:t xml:space="preserve">and </w:t>
        </w:r>
      </w:ins>
      <w:r w:rsidR="005525F5">
        <w:t xml:space="preserve">detailed </w:t>
      </w:r>
      <w:del w:id="145" w:author="Denise Downs" w:date="2013-12-16T17:46:00Z">
        <w:r w:rsidR="005525F5" w:rsidDel="0097363F">
          <w:delText xml:space="preserve">in a </w:delText>
        </w:r>
      </w:del>
      <w:r w:rsidR="005525F5">
        <w:t>document</w:t>
      </w:r>
      <w:ins w:id="146" w:author="Denise Downs" w:date="2013-12-16T17:46:00Z">
        <w:r w:rsidR="0097363F">
          <w:t>ation</w:t>
        </w:r>
      </w:ins>
      <w:r w:rsidR="005525F5">
        <w:t xml:space="preserve"> published by the UKTC </w:t>
      </w:r>
      <w:del w:id="147" w:author="Denise Downs" w:date="2013-12-16T17:46:00Z">
        <w:r w:rsidR="005525F5" w:rsidDel="0097363F">
          <w:delText xml:space="preserve">that </w:delText>
        </w:r>
      </w:del>
      <w:r w:rsidR="005525F5">
        <w:t xml:space="preserve">has been </w:t>
      </w:r>
      <w:r w:rsidR="00062E0F">
        <w:t xml:space="preserve">already been </w:t>
      </w:r>
      <w:r w:rsidR="005525F5">
        <w:t xml:space="preserve">shared with </w:t>
      </w:r>
      <w:r w:rsidR="00062E0F">
        <w:t xml:space="preserve">a wide range of </w:t>
      </w:r>
      <w:r w:rsidR="005525F5">
        <w:t>suppliers</w:t>
      </w:r>
      <w:ins w:id="148" w:author="Denise Downs" w:date="2013-12-16T14:16:00Z">
        <w:r w:rsidR="00D41123">
          <w:t xml:space="preserve"> and is provided as part of the release</w:t>
        </w:r>
      </w:ins>
      <w:r w:rsidR="005525F5">
        <w:t xml:space="preserve">. </w:t>
      </w:r>
    </w:p>
    <w:p w:rsidR="00505A4E" w:rsidDel="0097363F" w:rsidRDefault="005525F5" w:rsidP="00505A4E">
      <w:pPr>
        <w:rPr>
          <w:del w:id="149" w:author="Denise Downs" w:date="2013-12-16T17:47:00Z"/>
        </w:rPr>
      </w:pPr>
      <w:r>
        <w:t xml:space="preserve">There is also </w:t>
      </w:r>
      <w:r w:rsidR="00062E0F">
        <w:t xml:space="preserve">a </w:t>
      </w:r>
      <w:r>
        <w:t xml:space="preserve">release file </w:t>
      </w:r>
      <w:ins w:id="150" w:author="Denise Downs" w:date="2013-12-16T16:37:00Z">
        <w:r w:rsidR="007F190C">
          <w:t xml:space="preserve">(available from October 2013) </w:t>
        </w:r>
      </w:ins>
      <w:r>
        <w:t xml:space="preserve">which details the changes between </w:t>
      </w:r>
      <w:r w:rsidR="00062E0F">
        <w:t>a current</w:t>
      </w:r>
      <w:r>
        <w:t xml:space="preserve"> release and the previous release. This means </w:t>
      </w:r>
      <w:r w:rsidR="00E27AE8">
        <w:t>it is possible to review changes that have occurred since the previous release</w:t>
      </w:r>
      <w:r w:rsidR="00062E0F">
        <w:t xml:space="preserve"> </w:t>
      </w:r>
      <w:del w:id="151" w:author="Denise Downs" w:date="2013-12-16T16:37:00Z">
        <w:r w:rsidR="00062E0F" w:rsidDel="007F190C">
          <w:delText>(available from October 2013)</w:delText>
        </w:r>
      </w:del>
      <w:ins w:id="152" w:author="Denise Downs" w:date="2013-12-16T17:47:00Z">
        <w:r w:rsidR="0097363F" w:rsidDel="0097363F">
          <w:t xml:space="preserve"> </w:t>
        </w:r>
      </w:ins>
      <w:del w:id="153" w:author="Denise Downs" w:date="2013-12-16T17:47:00Z">
        <w:r w:rsidR="00E27AE8" w:rsidDel="0097363F">
          <w:delText>.</w:delText>
        </w:r>
      </w:del>
    </w:p>
    <w:p w:rsidR="00505A4E" w:rsidRDefault="00FF4FBB" w:rsidP="00505A4E">
      <w:del w:id="154" w:author="Denise Downs" w:date="2013-12-16T14:17:00Z">
        <w:r w:rsidDel="00D41123">
          <w:delText>It should be noted that a</w:delText>
        </w:r>
      </w:del>
      <w:ins w:id="155" w:author="Denise Downs" w:date="2013-12-16T14:17:00Z">
        <w:r w:rsidR="00D41123">
          <w:t>A</w:t>
        </w:r>
      </w:ins>
      <w:r>
        <w:t xml:space="preserve">ll suppliers have </w:t>
      </w:r>
      <w:ins w:id="156" w:author="Denise Downs" w:date="2013-12-16T14:17:00Z">
        <w:r w:rsidR="00D41123">
          <w:t xml:space="preserve">experience of </w:t>
        </w:r>
      </w:ins>
      <w:del w:id="157" w:author="Denise Downs" w:date="2013-12-16T14:18:00Z">
        <w:r w:rsidDel="00D41123">
          <w:delText xml:space="preserve">implemented some </w:delText>
        </w:r>
      </w:del>
      <w:r>
        <w:t xml:space="preserve">code inactivation </w:t>
      </w:r>
      <w:ins w:id="158" w:author="Denise Downs" w:date="2013-12-16T14:18:00Z">
        <w:r w:rsidR="00D41123">
          <w:t xml:space="preserve">and as highlighted earlier </w:t>
        </w:r>
      </w:ins>
      <w:ins w:id="159" w:author="Denise Downs" w:date="2013-12-16T14:25:00Z">
        <w:r w:rsidR="000E4B67">
          <w:t xml:space="preserve">have retired some terms in Read v2. This was undertaken </w:t>
        </w:r>
      </w:ins>
      <w:ins w:id="160" w:author="Denise Downs" w:date="2013-12-16T14:51:00Z">
        <w:r w:rsidR="005F7992">
          <w:t>following</w:t>
        </w:r>
      </w:ins>
      <w:ins w:id="161" w:author="Denise Downs" w:date="2013-12-16T14:25:00Z">
        <w:r w:rsidR="000E4B67">
          <w:t xml:space="preserve"> a </w:t>
        </w:r>
      </w:ins>
      <w:del w:id="162" w:author="Denise Downs" w:date="2013-12-16T14:18:00Z">
        <w:r w:rsidDel="00D41123">
          <w:delText>earlier this year and</w:delText>
        </w:r>
      </w:del>
      <w:r>
        <w:t xml:space="preserve"> </w:t>
      </w:r>
      <w:del w:id="163" w:author="Denise Downs" w:date="2013-12-16T14:26:00Z">
        <w:r w:rsidDel="000E4B67">
          <w:delText xml:space="preserve">in </w:delText>
        </w:r>
      </w:del>
      <w:ins w:id="164" w:author="Denise Downs" w:date="2013-12-16T14:26:00Z">
        <w:r w:rsidR="000E4B67">
          <w:t xml:space="preserve">number of </w:t>
        </w:r>
      </w:ins>
      <w:r>
        <w:t xml:space="preserve">discussions </w:t>
      </w:r>
      <w:ins w:id="165" w:author="Denise Downs" w:date="2013-12-16T14:26:00Z">
        <w:r w:rsidR="000E4B67">
          <w:t xml:space="preserve">with suppliers who </w:t>
        </w:r>
      </w:ins>
      <w:r>
        <w:t xml:space="preserve">were confident to </w:t>
      </w:r>
      <w:ins w:id="166" w:author="Denise Downs" w:date="2013-12-16T14:26:00Z">
        <w:r w:rsidR="000E4B67">
          <w:t xml:space="preserve">be able to </w:t>
        </w:r>
      </w:ins>
      <w:r>
        <w:t>undertake this.</w:t>
      </w:r>
      <w:ins w:id="167" w:author="Denise Downs" w:date="2013-12-16T14:51:00Z">
        <w:r w:rsidR="005F7992">
          <w:t xml:space="preserve"> Such changes remain documented</w:t>
        </w:r>
      </w:ins>
      <w:ins w:id="168" w:author="Denise Downs" w:date="2013-12-16T17:48:00Z">
        <w:r w:rsidR="0097363F">
          <w:t xml:space="preserve"> only with the supplier and the UKTC, whereas </w:t>
        </w:r>
      </w:ins>
      <w:ins w:id="169" w:author="Denise Downs" w:date="2013-12-16T17:49:00Z">
        <w:r w:rsidR="0097363F">
          <w:t>in SNOMED CT they</w:t>
        </w:r>
      </w:ins>
      <w:ins w:id="170" w:author="Denise Downs" w:date="2013-12-16T17:48:00Z">
        <w:r w:rsidR="0097363F">
          <w:t xml:space="preserve"> are visible and published </w:t>
        </w:r>
      </w:ins>
      <w:ins w:id="171" w:author="Denise Downs" w:date="2013-12-16T14:51:00Z">
        <w:r w:rsidR="005F7992">
          <w:t xml:space="preserve">in perpetuity </w:t>
        </w:r>
        <w:r w:rsidR="0097363F">
          <w:t>within the terminology files</w:t>
        </w:r>
      </w:ins>
      <w:ins w:id="172" w:author="Denise Downs" w:date="2013-12-16T14:52:00Z">
        <w:r w:rsidR="005F7992">
          <w:t>.</w:t>
        </w:r>
      </w:ins>
    </w:p>
    <w:p w:rsidR="00505A4E" w:rsidRDefault="00505A4E" w:rsidP="00505A4E"/>
    <w:p w:rsidR="006A2B8B" w:rsidRDefault="006A2B8B" w:rsidP="00505A4E">
      <w:pPr>
        <w:rPr>
          <w:ins w:id="173" w:author="Denise Downs" w:date="2013-12-16T16:38:00Z"/>
        </w:rPr>
      </w:pPr>
      <w:ins w:id="174" w:author="Denise Downs" w:date="2013-12-16T16:38:00Z">
        <w:r>
          <w:t>It was agreed that:</w:t>
        </w:r>
      </w:ins>
    </w:p>
    <w:p w:rsidR="00444B64" w:rsidRDefault="005525F5" w:rsidP="00444B64">
      <w:pPr>
        <w:pStyle w:val="ListParagraph"/>
        <w:numPr>
          <w:ilvl w:val="0"/>
          <w:numId w:val="27"/>
        </w:numPr>
        <w:pPrChange w:id="175" w:author="Denise Downs" w:date="2013-12-16T16:38:00Z">
          <w:pPr/>
        </w:pPrChange>
      </w:pPr>
      <w:r>
        <w:t>Suppliers already address: new concepts, new synonyms and the children of concept</w:t>
      </w:r>
      <w:r w:rsidR="00E27AE8">
        <w:t>s</w:t>
      </w:r>
      <w:r>
        <w:t xml:space="preserve"> changing.</w:t>
      </w:r>
    </w:p>
    <w:p w:rsidR="00444B64" w:rsidRDefault="00E27AE8" w:rsidP="00444B64">
      <w:pPr>
        <w:pStyle w:val="ListParagraph"/>
        <w:numPr>
          <w:ilvl w:val="0"/>
          <w:numId w:val="27"/>
        </w:numPr>
        <w:pPrChange w:id="176" w:author="Denise Downs" w:date="2013-12-16T16:38:00Z">
          <w:pPr/>
        </w:pPrChange>
      </w:pPr>
      <w:r>
        <w:t>Any changes in the hierarchy are rare and represent a small clinical safety risk; they would also be pro-actively addressed and consultations with suppliers held by UKTC</w:t>
      </w:r>
      <w:r w:rsidR="00062E0F">
        <w:t xml:space="preserve"> given their rare occurrence</w:t>
      </w:r>
      <w:r>
        <w:t>.</w:t>
      </w:r>
    </w:p>
    <w:p w:rsidR="00444B64" w:rsidRDefault="00E27AE8" w:rsidP="00444B64">
      <w:pPr>
        <w:pStyle w:val="ListParagraph"/>
        <w:numPr>
          <w:ilvl w:val="0"/>
          <w:numId w:val="27"/>
        </w:numPr>
        <w:pPrChange w:id="177" w:author="Denise Downs" w:date="2013-12-16T16:38:00Z">
          <w:pPr/>
        </w:pPrChange>
      </w:pPr>
      <w:r>
        <w:lastRenderedPageBreak/>
        <w:t xml:space="preserve">Any changes to modelling were felt in the main </w:t>
      </w:r>
      <w:r w:rsidR="00062E0F">
        <w:t xml:space="preserve">to </w:t>
      </w:r>
      <w:r>
        <w:t xml:space="preserve">improve the quality of information on the concept and thus ensure it is more likely to be identified in queries when it should be and not if it shouldn’t. </w:t>
      </w:r>
    </w:p>
    <w:p w:rsidR="00444B64" w:rsidRDefault="00062E0F" w:rsidP="00444B64">
      <w:pPr>
        <w:pStyle w:val="ListParagraph"/>
        <w:numPr>
          <w:ilvl w:val="0"/>
          <w:numId w:val="27"/>
        </w:numPr>
        <w:rPr>
          <w:ins w:id="178" w:author="Denise Downs" w:date="2013-12-16T17:50:00Z"/>
        </w:rPr>
        <w:pPrChange w:id="179" w:author="Denise Downs" w:date="2013-12-16T17:49:00Z">
          <w:pPr/>
        </w:pPrChange>
      </w:pPr>
      <w:r>
        <w:t xml:space="preserve">Given the </w:t>
      </w:r>
      <w:r w:rsidR="00682281">
        <w:t xml:space="preserve">diversity of solutions and providers that will in time utilise SNOMED CT </w:t>
      </w:r>
      <w:del w:id="180" w:author="Denise Downs" w:date="2013-12-16T16:40:00Z">
        <w:r w:rsidR="00682281" w:rsidDel="006A2B8B">
          <w:delText>as their coding solution for</w:delText>
        </w:r>
      </w:del>
      <w:ins w:id="181" w:author="Denise Downs" w:date="2013-12-16T16:40:00Z">
        <w:r w:rsidR="006A2B8B">
          <w:t>in</w:t>
        </w:r>
      </w:ins>
      <w:r w:rsidR="00682281">
        <w:t xml:space="preserve"> </w:t>
      </w:r>
      <w:del w:id="182" w:author="Denise Downs" w:date="2013-12-16T16:41:00Z">
        <w:r w:rsidR="00682281" w:rsidDel="006A2B8B">
          <w:delText xml:space="preserve">interoperating </w:delText>
        </w:r>
      </w:del>
      <w:ins w:id="183" w:author="Denise Downs" w:date="2013-12-16T16:41:00Z">
        <w:r w:rsidR="006A2B8B">
          <w:t xml:space="preserve">exchanging information </w:t>
        </w:r>
      </w:ins>
      <w:r w:rsidR="00682281">
        <w:t xml:space="preserve">across healthcare, </w:t>
      </w:r>
      <w:del w:id="184" w:author="Denise Downs" w:date="2013-12-16T17:50:00Z">
        <w:r w:rsidR="00682281" w:rsidDel="0097363F">
          <w:delText xml:space="preserve">it was agreed that </w:delText>
        </w:r>
      </w:del>
      <w:r w:rsidR="00682281">
        <w:t xml:space="preserve">suppliers should adopt an approach to </w:t>
      </w:r>
      <w:del w:id="185" w:author="Denise Downs" w:date="2013-12-16T16:40:00Z">
        <w:r w:rsidR="00682281" w:rsidDel="006A2B8B">
          <w:delText xml:space="preserve">manage </w:delText>
        </w:r>
      </w:del>
      <w:ins w:id="186" w:author="Denise Downs" w:date="2013-12-16T16:40:00Z">
        <w:r w:rsidR="006A2B8B">
          <w:t xml:space="preserve">be able to process </w:t>
        </w:r>
      </w:ins>
      <w:r w:rsidR="00682281">
        <w:t xml:space="preserve">inactive codes </w:t>
      </w:r>
      <w:ins w:id="187" w:author="Denise Downs" w:date="2013-12-16T16:40:00Z">
        <w:r w:rsidR="006A2B8B">
          <w:t xml:space="preserve">in the patient record </w:t>
        </w:r>
      </w:ins>
      <w:del w:id="188" w:author="Denise Downs" w:date="2013-12-16T16:41:00Z">
        <w:r w:rsidR="00682281" w:rsidDel="006A2B8B">
          <w:delText xml:space="preserve">and </w:delText>
        </w:r>
      </w:del>
      <w:ins w:id="189" w:author="Denise Downs" w:date="2013-12-16T16:41:00Z">
        <w:r w:rsidR="006A2B8B">
          <w:t xml:space="preserve">thus </w:t>
        </w:r>
      </w:ins>
      <w:r w:rsidR="00682281">
        <w:t>ensur</w:t>
      </w:r>
      <w:del w:id="190" w:author="Denise Downs" w:date="2013-12-16T16:41:00Z">
        <w:r w:rsidR="00682281" w:rsidDel="006A2B8B">
          <w:delText>e</w:delText>
        </w:r>
      </w:del>
      <w:ins w:id="191" w:author="Denise Downs" w:date="2013-12-16T16:41:00Z">
        <w:r w:rsidR="006A2B8B">
          <w:t>ing</w:t>
        </w:r>
      </w:ins>
      <w:r w:rsidR="00682281">
        <w:t xml:space="preserve"> queries can address any codes that are now inactive but have been available for recording previously.</w:t>
      </w:r>
    </w:p>
    <w:p w:rsidR="00444B64" w:rsidRDefault="0097363F" w:rsidP="00444B64">
      <w:pPr>
        <w:pStyle w:val="ListParagraph"/>
        <w:numPr>
          <w:ilvl w:val="0"/>
          <w:numId w:val="27"/>
        </w:numPr>
        <w:pPrChange w:id="192" w:author="Denise Downs" w:date="2013-12-16T17:49:00Z">
          <w:pPr/>
        </w:pPrChange>
      </w:pPr>
      <w:ins w:id="193" w:author="Denise Downs" w:date="2013-12-16T17:50:00Z">
        <w:r>
          <w:t>The Query Table from the UKTC should be used to process inactive content.</w:t>
        </w:r>
      </w:ins>
      <w:ins w:id="194" w:author="Denise Downs" w:date="2013-12-16T17:51:00Z">
        <w:r>
          <w:t xml:space="preserve"> The sub-group assessed the ‘Query Table’ produced by the UKTC and recommend its use in undertaking queries – both for managing inactive codes in query statements as well as in patient records.</w:t>
        </w:r>
      </w:ins>
    </w:p>
    <w:p w:rsidR="00505A4E" w:rsidRDefault="00505A4E" w:rsidP="00505A4E"/>
    <w:p w:rsidR="00505A4E" w:rsidRDefault="00B227F9" w:rsidP="00505A4E">
      <w:r>
        <w:t>Recommendations</w:t>
      </w:r>
      <w:ins w:id="195" w:author="Denise Downs" w:date="2013-12-16T16:41:00Z">
        <w:r w:rsidR="006A2B8B">
          <w:t>:</w:t>
        </w:r>
      </w:ins>
      <w:del w:id="196" w:author="Denise Downs" w:date="2013-12-16T16:41:00Z">
        <w:r w:rsidDel="006A2B8B">
          <w:delText>;</w:delText>
        </w:r>
      </w:del>
    </w:p>
    <w:p w:rsidR="006A2B8B" w:rsidRDefault="00B227F9" w:rsidP="00505A4E">
      <w:pPr>
        <w:pStyle w:val="ListParagraph"/>
        <w:numPr>
          <w:ilvl w:val="0"/>
          <w:numId w:val="24"/>
        </w:numPr>
        <w:rPr>
          <w:ins w:id="197" w:author="Denise Downs" w:date="2013-12-16T16:41:00Z"/>
        </w:rPr>
      </w:pPr>
      <w:r>
        <w:t xml:space="preserve">Suppliers need to address the changing aspect of SNOMED CT </w:t>
      </w:r>
      <w:ins w:id="198" w:author="Denise Downs" w:date="2013-12-16T16:41:00Z">
        <w:r w:rsidR="006A2B8B">
          <w:t>and be able to process inactive concepts</w:t>
        </w:r>
      </w:ins>
    </w:p>
    <w:p w:rsidR="00505A4E" w:rsidRDefault="006A2B8B" w:rsidP="00505A4E">
      <w:pPr>
        <w:pStyle w:val="ListParagraph"/>
        <w:numPr>
          <w:ilvl w:val="0"/>
          <w:numId w:val="24"/>
        </w:numPr>
      </w:pPr>
      <w:ins w:id="199" w:author="Denise Downs" w:date="2013-12-16T16:42:00Z">
        <w:r>
          <w:t xml:space="preserve">Suppliers should </w:t>
        </w:r>
      </w:ins>
      <w:r w:rsidR="00B227F9">
        <w:t>us</w:t>
      </w:r>
      <w:ins w:id="200" w:author="Denise Downs" w:date="2013-12-16T17:51:00Z">
        <w:r w:rsidR="0097363F">
          <w:t>e</w:t>
        </w:r>
      </w:ins>
      <w:del w:id="201" w:author="Denise Downs" w:date="2013-12-16T16:42:00Z">
        <w:r w:rsidR="00B227F9" w:rsidDel="006A2B8B">
          <w:delText>ing</w:delText>
        </w:r>
      </w:del>
      <w:r w:rsidR="00B227F9">
        <w:t xml:space="preserve"> the products and guidance provided by the UKTC and the IHTSDO.</w:t>
      </w:r>
      <w:ins w:id="202" w:author="Denise Downs" w:date="2013-12-16T16:42:00Z">
        <w:r>
          <w:t xml:space="preserve"> </w:t>
        </w:r>
      </w:ins>
      <w:ins w:id="203" w:author="Denise Downs" w:date="2013-12-16T17:52:00Z">
        <w:r w:rsidR="0097363F">
          <w:t>The Query Table should be used as the method to manage inactive concepts in queries.</w:t>
        </w:r>
      </w:ins>
    </w:p>
    <w:p w:rsidR="00065886" w:rsidRDefault="00062E0F">
      <w:pPr>
        <w:pStyle w:val="ListParagraph"/>
        <w:numPr>
          <w:ilvl w:val="0"/>
          <w:numId w:val="24"/>
        </w:numPr>
      </w:pPr>
      <w:r>
        <w:t xml:space="preserve">The requirement for the </w:t>
      </w:r>
      <w:del w:id="204" w:author="Denise Downs" w:date="2013-12-16T16:43:00Z">
        <w:r w:rsidDel="006A2B8B">
          <w:delText>additional products</w:delText>
        </w:r>
      </w:del>
      <w:ins w:id="205" w:author="Denise Downs" w:date="2013-12-16T14:54:00Z">
        <w:r w:rsidR="005F7992">
          <w:t>‘</w:t>
        </w:r>
      </w:ins>
      <w:ins w:id="206" w:author="Denise Downs" w:date="2013-12-16T14:53:00Z">
        <w:r w:rsidR="005F7992">
          <w:t>Query Table</w:t>
        </w:r>
      </w:ins>
      <w:ins w:id="207" w:author="Denise Downs" w:date="2013-12-16T14:54:00Z">
        <w:r w:rsidR="005F7992">
          <w:t>’</w:t>
        </w:r>
      </w:ins>
      <w:r>
        <w:t xml:space="preserve"> is made clear and UKTC requested to ensure this remains part of the product suite they deliver.</w:t>
      </w:r>
    </w:p>
    <w:p w:rsidR="00242F1E" w:rsidRDefault="004046E3">
      <w:pPr>
        <w:pStyle w:val="Heading2"/>
        <w:rPr>
          <w:ins w:id="208" w:author="Denise Downs" w:date="2013-12-06T11:37:00Z"/>
        </w:rPr>
        <w:pPrChange w:id="209" w:author="Denise Downs" w:date="2013-12-06T11:38:00Z">
          <w:pPr>
            <w:ind w:left="360"/>
          </w:pPr>
        </w:pPrChange>
      </w:pPr>
      <w:ins w:id="210" w:author="Denise Downs" w:date="2013-12-06T11:38:00Z">
        <w:r>
          <w:t>3.1</w:t>
        </w:r>
      </w:ins>
      <w:ins w:id="211" w:author="Denise Downs" w:date="2014-01-08T13:22:00Z">
        <w:r w:rsidR="00E34152">
          <w:t xml:space="preserve"> Medicines</w:t>
        </w:r>
      </w:ins>
    </w:p>
    <w:p w:rsidR="00444B64" w:rsidRDefault="004046E3" w:rsidP="00444B64">
      <w:pPr>
        <w:rPr>
          <w:ins w:id="212" w:author="Denise Downs" w:date="2013-12-06T11:43:00Z"/>
        </w:rPr>
        <w:pPrChange w:id="213" w:author="Denise Downs" w:date="2013-12-06T11:37:00Z">
          <w:pPr>
            <w:ind w:left="360"/>
          </w:pPr>
        </w:pPrChange>
      </w:pPr>
      <w:ins w:id="214" w:author="Denise Downs" w:date="2013-12-06T11:40:00Z">
        <w:r>
          <w:t>GP suppliers are all currently requ</w:t>
        </w:r>
        <w:r w:rsidR="00E15AAE">
          <w:t xml:space="preserve">ired to adopt dm+d through the </w:t>
        </w:r>
      </w:ins>
      <w:ins w:id="215" w:author="Denise Downs" w:date="2014-01-08T13:10:00Z">
        <w:r w:rsidR="00E15AAE">
          <w:t xml:space="preserve">Electronic </w:t>
        </w:r>
      </w:ins>
      <w:ins w:id="216" w:author="Denise Downs" w:date="2013-12-06T11:40:00Z">
        <w:r>
          <w:t xml:space="preserve">Prescription Service contracts. The UK Drug extension provides additional complementary data </w:t>
        </w:r>
      </w:ins>
      <w:ins w:id="217" w:author="Denise Downs" w:date="2013-12-06T11:41:00Z">
        <w:r>
          <w:t>items</w:t>
        </w:r>
      </w:ins>
      <w:ins w:id="218" w:author="Denise Downs" w:date="2013-12-06T11:40:00Z">
        <w:r>
          <w:t xml:space="preserve"> </w:t>
        </w:r>
      </w:ins>
      <w:ins w:id="219" w:author="Denise Downs" w:date="2013-12-06T11:42:00Z">
        <w:r w:rsidR="006B3E46">
          <w:t xml:space="preserve">to dm+d </w:t>
        </w:r>
      </w:ins>
      <w:ins w:id="220" w:author="Denise Downs" w:date="2013-12-06T11:40:00Z">
        <w:r>
          <w:t xml:space="preserve">such as </w:t>
        </w:r>
      </w:ins>
      <w:ins w:id="221" w:author="Denise Downs" w:date="2013-12-06T11:41:00Z">
        <w:r>
          <w:t>trade family</w:t>
        </w:r>
      </w:ins>
      <w:ins w:id="222" w:author="Denise Downs" w:date="2013-12-06T11:42:00Z">
        <w:r w:rsidR="006B3E46">
          <w:t xml:space="preserve"> </w:t>
        </w:r>
      </w:ins>
      <w:ins w:id="223" w:author="Denise Downs" w:date="2013-12-06T11:57:00Z">
        <w:r w:rsidR="0078131E">
          <w:t>and relationships to the clinical Edition of SNOMED CT</w:t>
        </w:r>
      </w:ins>
      <w:ins w:id="224" w:author="Denise Downs" w:date="2013-12-06T11:43:00Z">
        <w:r w:rsidR="006B3E46">
          <w:t>. Both dm+d and the UK Drug extension</w:t>
        </w:r>
      </w:ins>
      <w:ins w:id="225" w:author="Denise Downs" w:date="2013-12-06T11:42:00Z">
        <w:r>
          <w:t xml:space="preserve"> use the same identifiers for </w:t>
        </w:r>
      </w:ins>
      <w:ins w:id="226" w:author="Denise Downs" w:date="2013-12-06T11:43:00Z">
        <w:r w:rsidR="006B3E46">
          <w:t xml:space="preserve">the same </w:t>
        </w:r>
      </w:ins>
      <w:ins w:id="227" w:author="Denise Downs" w:date="2013-12-06T11:42:00Z">
        <w:r w:rsidR="006B3E46">
          <w:t>concepts</w:t>
        </w:r>
      </w:ins>
      <w:ins w:id="228" w:author="Denise Downs" w:date="2013-12-06T11:43:00Z">
        <w:r w:rsidR="006B3E46">
          <w:t>.</w:t>
        </w:r>
      </w:ins>
    </w:p>
    <w:p w:rsidR="00444B64" w:rsidRDefault="00444B64" w:rsidP="00444B64">
      <w:pPr>
        <w:rPr>
          <w:ins w:id="229" w:author="Denise Downs" w:date="2013-12-06T11:43:00Z"/>
        </w:rPr>
        <w:pPrChange w:id="230" w:author="Denise Downs" w:date="2013-12-06T11:37:00Z">
          <w:pPr>
            <w:ind w:left="360"/>
          </w:pPr>
        </w:pPrChange>
      </w:pPr>
    </w:p>
    <w:p w:rsidR="00444B64" w:rsidRDefault="006B3E46" w:rsidP="00444B64">
      <w:pPr>
        <w:rPr>
          <w:ins w:id="231" w:author="Denise Downs" w:date="2013-12-06T11:45:00Z"/>
        </w:rPr>
        <w:pPrChange w:id="232" w:author="Denise Downs" w:date="2013-12-06T11:37:00Z">
          <w:pPr>
            <w:ind w:left="360"/>
          </w:pPr>
        </w:pPrChange>
      </w:pPr>
      <w:ins w:id="233" w:author="Denise Downs" w:date="2013-12-06T11:43:00Z">
        <w:r>
          <w:t xml:space="preserve">The UK Drug extension is a UK </w:t>
        </w:r>
      </w:ins>
      <w:ins w:id="234" w:author="Denise Downs" w:date="2013-12-06T11:44:00Z">
        <w:r>
          <w:t>SNOMED CT</w:t>
        </w:r>
      </w:ins>
      <w:ins w:id="235" w:author="Denise Downs" w:date="2013-12-06T11:43:00Z">
        <w:r>
          <w:t xml:space="preserve"> </w:t>
        </w:r>
      </w:ins>
      <w:ins w:id="236" w:author="Denise Downs" w:date="2013-12-06T11:44:00Z">
        <w:r>
          <w:t>extension and as such complies to the same features as the UK Clinical Extension</w:t>
        </w:r>
      </w:ins>
      <w:ins w:id="237" w:author="Denise Downs" w:date="2013-12-06T12:00:00Z">
        <w:r w:rsidR="0078131E">
          <w:t xml:space="preserve"> which have been addressed above</w:t>
        </w:r>
      </w:ins>
      <w:ins w:id="238" w:author="Denise Downs" w:date="2013-12-06T11:44:00Z">
        <w:r>
          <w:t>. Relationship</w:t>
        </w:r>
      </w:ins>
      <w:ins w:id="239" w:author="Denise Downs" w:date="2013-12-06T11:57:00Z">
        <w:r w:rsidR="0078131E">
          <w:t>s</w:t>
        </w:r>
      </w:ins>
      <w:ins w:id="240" w:author="Denise Downs" w:date="2013-12-06T11:44:00Z">
        <w:r>
          <w:t xml:space="preserve"> exist from the UK Drug extension into the clinical release (core</w:t>
        </w:r>
      </w:ins>
      <w:ins w:id="241" w:author="Denise Downs" w:date="2013-12-06T11:45:00Z">
        <w:r>
          <w:t xml:space="preserve"> content), but </w:t>
        </w:r>
      </w:ins>
      <w:ins w:id="242" w:author="Denise Downs" w:date="2013-12-06T11:58:00Z">
        <w:r w:rsidR="0078131E">
          <w:t xml:space="preserve">not </w:t>
        </w:r>
      </w:ins>
      <w:ins w:id="243" w:author="Denise Downs" w:date="2013-12-06T11:45:00Z">
        <w:r>
          <w:t>the other way. Any retired relationships are audited in the same way as in the clinical extension.</w:t>
        </w:r>
      </w:ins>
    </w:p>
    <w:p w:rsidR="00444B64" w:rsidRDefault="00444B64" w:rsidP="00444B64">
      <w:pPr>
        <w:rPr>
          <w:ins w:id="244" w:author="Denise Downs" w:date="2013-12-06T11:45:00Z"/>
        </w:rPr>
        <w:pPrChange w:id="245" w:author="Denise Downs" w:date="2013-12-06T11:37:00Z">
          <w:pPr>
            <w:ind w:left="360"/>
          </w:pPr>
        </w:pPrChange>
      </w:pPr>
    </w:p>
    <w:p w:rsidR="00444B64" w:rsidRDefault="006B3E46" w:rsidP="00444B64">
      <w:pPr>
        <w:rPr>
          <w:ins w:id="246" w:author="Denise Downs" w:date="2013-12-06T12:01:00Z"/>
        </w:rPr>
        <w:pPrChange w:id="247" w:author="Denise Downs" w:date="2013-12-06T11:37:00Z">
          <w:pPr>
            <w:ind w:left="360"/>
          </w:pPr>
        </w:pPrChange>
      </w:pPr>
      <w:ins w:id="248" w:author="Denise Downs" w:date="2013-12-06T11:45:00Z">
        <w:r>
          <w:t>Discussions have centred on allergies</w:t>
        </w:r>
      </w:ins>
      <w:ins w:id="249" w:author="Denise Downs" w:date="2014-01-08T13:23:00Z">
        <w:r w:rsidR="00E34152">
          <w:t>;</w:t>
        </w:r>
      </w:ins>
      <w:ins w:id="250" w:author="Denise Downs" w:date="2013-12-06T11:45:00Z">
        <w:r>
          <w:t xml:space="preserve"> </w:t>
        </w:r>
      </w:ins>
      <w:ins w:id="251" w:author="Denise Downs" w:date="2014-01-08T13:23:00Z">
        <w:r w:rsidR="00E34152">
          <w:t>d</w:t>
        </w:r>
      </w:ins>
      <w:ins w:id="252" w:author="Denise Downs" w:date="2013-12-06T11:45:00Z">
        <w:r>
          <w:t>ata items</w:t>
        </w:r>
      </w:ins>
      <w:ins w:id="253" w:author="Denise Downs" w:date="2013-12-06T11:58:00Z">
        <w:r w:rsidR="0078131E">
          <w:t xml:space="preserve"> such as causative agent are held within the clinical extension.</w:t>
        </w:r>
      </w:ins>
      <w:ins w:id="254" w:author="Denise Downs" w:date="2014-01-08T13:12:00Z">
        <w:r w:rsidR="00E15AAE">
          <w:t xml:space="preserve"> C</w:t>
        </w:r>
      </w:ins>
      <w:ins w:id="255" w:author="Denise Downs" w:date="2013-12-06T11:58:00Z">
        <w:r w:rsidR="0078131E">
          <w:t>urrently the different suppliers deal with allergies using different models and there are on</w:t>
        </w:r>
      </w:ins>
      <w:ins w:id="256" w:author="Denise Downs" w:date="2013-12-06T11:59:00Z">
        <w:r w:rsidR="0078131E">
          <w:t>-</w:t>
        </w:r>
      </w:ins>
      <w:ins w:id="257" w:author="Denise Downs" w:date="2013-12-06T11:58:00Z">
        <w:r w:rsidR="0078131E">
          <w:t>going discussions</w:t>
        </w:r>
      </w:ins>
      <w:ins w:id="258" w:author="Denise Downs" w:date="2013-12-06T11:59:00Z">
        <w:r w:rsidR="0078131E">
          <w:t xml:space="preserve"> to better align these so they can be transferred through GP2GP. It is therefore currently difficu</w:t>
        </w:r>
        <w:r w:rsidR="0097363F">
          <w:t>lt to definitively mitigate th</w:t>
        </w:r>
      </w:ins>
      <w:ins w:id="259" w:author="Denise Downs" w:date="2013-12-16T17:53:00Z">
        <w:r w:rsidR="0097363F">
          <w:t>e</w:t>
        </w:r>
      </w:ins>
      <w:ins w:id="260" w:author="Denise Downs" w:date="2013-12-06T11:59:00Z">
        <w:r w:rsidR="0078131E">
          <w:t xml:space="preserve"> risk </w:t>
        </w:r>
      </w:ins>
      <w:ins w:id="261" w:author="Denise Downs" w:date="2013-12-16T17:53:00Z">
        <w:r w:rsidR="0097363F">
          <w:t xml:space="preserve">associated with inactive content </w:t>
        </w:r>
      </w:ins>
      <w:ins w:id="262" w:author="Denise Downs" w:date="2013-12-06T11:59:00Z">
        <w:r w:rsidR="0078131E">
          <w:t xml:space="preserve">due to the different supplier approaches. Our recommendation therefore is that this aspect is factored into the GP2GP discussions and that guidance is published as part of that.  </w:t>
        </w:r>
      </w:ins>
    </w:p>
    <w:p w:rsidR="00444B64" w:rsidRDefault="00444B64" w:rsidP="00444B64">
      <w:pPr>
        <w:pPrChange w:id="263" w:author="Denise Downs" w:date="2013-12-06T11:37:00Z">
          <w:pPr>
            <w:ind w:left="360"/>
          </w:pPr>
        </w:pPrChange>
      </w:pPr>
    </w:p>
    <w:p w:rsidR="00E61108" w:rsidRDefault="00E61108" w:rsidP="004046E3">
      <w:pPr>
        <w:pStyle w:val="Heading2"/>
      </w:pPr>
      <w:r>
        <w:lastRenderedPageBreak/>
        <w:t xml:space="preserve">4. </w:t>
      </w:r>
      <w:r w:rsidRPr="00426AD6">
        <w:t>Subsets, alternative hierarchies and interoperability</w:t>
      </w:r>
      <w:bookmarkEnd w:id="37"/>
    </w:p>
    <w:p w:rsidR="00E61108" w:rsidRDefault="000F5CC5" w:rsidP="004046E3">
      <w:pPr>
        <w:spacing w:after="0"/>
        <w:contextualSpacing/>
        <w:textboxTightWrap w:val="none"/>
      </w:pPr>
      <w:r>
        <w:t xml:space="preserve">Data entry in systems may use subsets of SNOMED CT as appropriate within their system and use case. However, the system should not restrict </w:t>
      </w:r>
      <w:r w:rsidR="001318B3">
        <w:t xml:space="preserve">its scope of awareness to a subset. </w:t>
      </w:r>
      <w:r w:rsidR="00E61108">
        <w:t>The sub-group recommends that:</w:t>
      </w:r>
    </w:p>
    <w:p w:rsidR="00E61108" w:rsidRDefault="00E61108" w:rsidP="004046E3">
      <w:pPr>
        <w:pStyle w:val="ListParagraph"/>
        <w:numPr>
          <w:ilvl w:val="0"/>
          <w:numId w:val="20"/>
        </w:numPr>
        <w:spacing w:after="0"/>
        <w:ind w:left="709" w:hanging="283"/>
        <w:contextualSpacing/>
        <w:textboxTightWrap w:val="none"/>
      </w:pPr>
      <w:r>
        <w:t xml:space="preserve">Any system receiving a SNOMED CT term (whether from international, UK or another namespace), must store the </w:t>
      </w:r>
      <w:r w:rsidR="001318B3">
        <w:t xml:space="preserve">specific </w:t>
      </w:r>
      <w:r>
        <w:t>code system, code and term text and be able to transfer this set of data items to another system, and must</w:t>
      </w:r>
      <w:r w:rsidR="001318B3">
        <w:t xml:space="preserve"> display the term text </w:t>
      </w:r>
      <w:r w:rsidR="00682281">
        <w:t xml:space="preserve">as </w:t>
      </w:r>
      <w:r w:rsidR="001318B3">
        <w:t>received (see section 5 on oids);</w:t>
      </w:r>
      <w:r w:rsidRPr="00F10CAD">
        <w:t xml:space="preserve"> </w:t>
      </w:r>
    </w:p>
    <w:p w:rsidR="00E61108" w:rsidRDefault="00E61108" w:rsidP="004046E3">
      <w:pPr>
        <w:pStyle w:val="ListParagraph"/>
        <w:numPr>
          <w:ilvl w:val="0"/>
          <w:numId w:val="20"/>
        </w:numPr>
        <w:spacing w:after="0"/>
        <w:ind w:left="709" w:hanging="283"/>
        <w:contextualSpacing/>
        <w:textboxTightWrap w:val="none"/>
      </w:pPr>
      <w:r>
        <w:t xml:space="preserve">A system should be able to process the SNOMED CT code and term received from another GP system within the subset of terms as defined by the Read v2 and </w:t>
      </w:r>
      <w:r w:rsidR="00B53F10">
        <w:t>Read v3</w:t>
      </w:r>
      <w:r>
        <w:t xml:space="preserve"> scope.</w:t>
      </w:r>
    </w:p>
    <w:p w:rsidR="00E61108" w:rsidRDefault="00E61108" w:rsidP="00E61108">
      <w:pPr>
        <w:ind w:left="360"/>
      </w:pPr>
    </w:p>
    <w:p w:rsidR="00E61108" w:rsidRDefault="00E61108" w:rsidP="00E61108">
      <w:pPr>
        <w:ind w:left="360"/>
      </w:pPr>
      <w:r w:rsidRPr="0028015B">
        <w:rPr>
          <w:b/>
        </w:rPr>
        <w:t>Note</w:t>
      </w:r>
      <w:r>
        <w:t xml:space="preserve">. Navigation subsets are available from UKTC that would enable suppliers to </w:t>
      </w:r>
      <w:r w:rsidR="00BB1B60">
        <w:t xml:space="preserve">present </w:t>
      </w:r>
      <w:r>
        <w:t xml:space="preserve">SNOMED CT in a  way </w:t>
      </w:r>
      <w:r w:rsidR="00BB1B60">
        <w:t xml:space="preserve">that is similar </w:t>
      </w:r>
      <w:r>
        <w:t xml:space="preserve">to how they currently </w:t>
      </w:r>
      <w:r w:rsidR="00BB1B60">
        <w:t xml:space="preserve">present </w:t>
      </w:r>
      <w:r>
        <w:t xml:space="preserve">Read v2 or </w:t>
      </w:r>
      <w:r w:rsidR="00587519">
        <w:t>Read v3</w:t>
      </w:r>
      <w:r>
        <w:t>.</w:t>
      </w:r>
      <w:r w:rsidR="00587519">
        <w:t xml:space="preserve"> Alternatively suppliers may have developed a fast search and select approach they feel is more suited to their user base. </w:t>
      </w:r>
    </w:p>
    <w:p w:rsidR="00E61108" w:rsidRDefault="00E61108" w:rsidP="00E61108">
      <w:pPr>
        <w:spacing w:after="0"/>
        <w:contextualSpacing/>
        <w:textboxTightWrap w:val="none"/>
      </w:pPr>
    </w:p>
    <w:p w:rsidR="00401CFF" w:rsidRDefault="00401CFF" w:rsidP="00401CFF"/>
    <w:p w:rsidR="00E61108" w:rsidRDefault="00E61108" w:rsidP="004046E3">
      <w:pPr>
        <w:pStyle w:val="Heading2"/>
      </w:pPr>
      <w:bookmarkStart w:id="264" w:name="_Toc364844648"/>
      <w:r>
        <w:t xml:space="preserve">5. </w:t>
      </w:r>
      <w:r w:rsidRPr="00C33EB2">
        <w:t>Namespaces and ‘local codes’</w:t>
      </w:r>
      <w:bookmarkEnd w:id="264"/>
    </w:p>
    <w:p w:rsidR="00E61108" w:rsidRDefault="00E61108" w:rsidP="00E61108">
      <w:r>
        <w:t>The sub-group recommends that:</w:t>
      </w:r>
    </w:p>
    <w:p w:rsidR="00E61108" w:rsidRDefault="00E61108" w:rsidP="00E61108">
      <w:pPr>
        <w:pStyle w:val="ListParagraph"/>
        <w:numPr>
          <w:ilvl w:val="0"/>
          <w:numId w:val="20"/>
        </w:numPr>
        <w:spacing w:after="0"/>
        <w:contextualSpacing/>
        <w:textboxTightWrap w:val="none"/>
      </w:pPr>
      <w:r>
        <w:t xml:space="preserve">A system with its own </w:t>
      </w:r>
      <w:r w:rsidR="00587519">
        <w:t xml:space="preserve">SNOMED CT </w:t>
      </w:r>
      <w:r>
        <w:t xml:space="preserve">namespace must use an identifier (known as an object identifier </w:t>
      </w:r>
      <w:r w:rsidRPr="00E61108">
        <w:rPr>
          <w:i/>
        </w:rPr>
        <w:t>or</w:t>
      </w:r>
      <w:r>
        <w:t xml:space="preserve"> </w:t>
      </w:r>
      <w:r w:rsidR="001318B3">
        <w:t>‘</w:t>
      </w:r>
      <w:r>
        <w:t>oid</w:t>
      </w:r>
      <w:r w:rsidR="001318B3">
        <w:t>’</w:t>
      </w:r>
      <w:r>
        <w:t xml:space="preserve">) for their namespace and not the current SNOMED CT oid. All content in the UK Edition (whether international or UK extension) should use the same SNOMED CT oid. The reason for this is to fit in with the current processing that is already part of GP2GP; while SNOMED CT </w:t>
      </w:r>
      <w:r w:rsidR="00BB1B60">
        <w:t xml:space="preserve">may have </w:t>
      </w:r>
      <w:r>
        <w:t>its own method of identifying which namespace a code comes from, this would require additional processing not currently in GP2GP</w:t>
      </w:r>
      <w:r w:rsidR="00BB1B60">
        <w:t xml:space="preserve"> and may not be permanently stable</w:t>
      </w:r>
      <w:r>
        <w:t>.</w:t>
      </w:r>
    </w:p>
    <w:p w:rsidR="00E61108" w:rsidRDefault="00BB1B60" w:rsidP="00E61108">
      <w:pPr>
        <w:pStyle w:val="ListParagraph"/>
        <w:numPr>
          <w:ilvl w:val="0"/>
          <w:numId w:val="20"/>
        </w:numPr>
        <w:spacing w:after="0"/>
        <w:contextualSpacing/>
        <w:textboxTightWrap w:val="none"/>
      </w:pPr>
      <w:r>
        <w:t>User generated l</w:t>
      </w:r>
      <w:r w:rsidR="00E61108">
        <w:t>ocal codes should continue to be dealt with as now.</w:t>
      </w:r>
    </w:p>
    <w:p w:rsidR="00E61108" w:rsidRDefault="00E61108" w:rsidP="00E61108">
      <w:pPr>
        <w:spacing w:after="0"/>
        <w:contextualSpacing/>
        <w:textboxTightWrap w:val="none"/>
      </w:pPr>
    </w:p>
    <w:p w:rsidR="00E61108" w:rsidRDefault="00E61108" w:rsidP="004046E3">
      <w:pPr>
        <w:pStyle w:val="Heading2"/>
      </w:pPr>
      <w:bookmarkStart w:id="265" w:name="_Toc364844649"/>
      <w:r>
        <w:t>6. Pre/post Coordination</w:t>
      </w:r>
      <w:bookmarkEnd w:id="265"/>
    </w:p>
    <w:p w:rsidR="00E61108" w:rsidRDefault="00E61108" w:rsidP="00E61108">
      <w:r>
        <w:t>The sub-group recommends that:</w:t>
      </w:r>
    </w:p>
    <w:p w:rsidR="00E61108" w:rsidRDefault="00E61108" w:rsidP="00E61108">
      <w:pPr>
        <w:pStyle w:val="ListParagraph"/>
        <w:numPr>
          <w:ilvl w:val="0"/>
          <w:numId w:val="21"/>
        </w:numPr>
        <w:spacing w:after="0"/>
        <w:contextualSpacing/>
        <w:textboxTightWrap w:val="none"/>
      </w:pPr>
      <w:r>
        <w:t xml:space="preserve">Data migration to SNOMED CT </w:t>
      </w:r>
      <w:r w:rsidR="00E37A60">
        <w:t>must</w:t>
      </w:r>
      <w:r w:rsidR="00B95E43">
        <w:t xml:space="preserve"> </w:t>
      </w:r>
      <w:r>
        <w:t xml:space="preserve">use only pre-coordinated concepts </w:t>
      </w:r>
      <w:r w:rsidR="00B95E43">
        <w:t>as</w:t>
      </w:r>
      <w:r w:rsidR="00874882">
        <w:t xml:space="preserve"> terminology mapping tables</w:t>
      </w:r>
      <w:r w:rsidR="00B95E43">
        <w:t xml:space="preserve"> do not support post co-ordination</w:t>
      </w:r>
      <w:r w:rsidR="00874882">
        <w:t>.</w:t>
      </w:r>
    </w:p>
    <w:p w:rsidR="00E61108" w:rsidRDefault="00E61108" w:rsidP="00E61108">
      <w:pPr>
        <w:pStyle w:val="ListParagraph"/>
        <w:numPr>
          <w:ilvl w:val="0"/>
          <w:numId w:val="21"/>
        </w:numPr>
        <w:spacing w:after="0"/>
        <w:contextualSpacing/>
        <w:textboxTightWrap w:val="none"/>
      </w:pPr>
      <w:r>
        <w:t xml:space="preserve">Post-coordination in messages </w:t>
      </w:r>
      <w:r w:rsidR="00B95E43">
        <w:t xml:space="preserve">should </w:t>
      </w:r>
      <w:r>
        <w:t xml:space="preserve">only be used where the sender, receiver and message structure can support its use; these patterns will be detailed and agreed across the active supplier domain in advance and will not impose any particular internal approach. </w:t>
      </w:r>
    </w:p>
    <w:p w:rsidR="00E61108" w:rsidRDefault="00E61108" w:rsidP="00E61108">
      <w:pPr>
        <w:pStyle w:val="ListParagraph"/>
        <w:numPr>
          <w:ilvl w:val="0"/>
          <w:numId w:val="21"/>
        </w:numPr>
        <w:spacing w:after="0"/>
        <w:contextualSpacing/>
        <w:textboxTightWrap w:val="none"/>
      </w:pPr>
      <w:r>
        <w:t xml:space="preserve">No general requirements for post-coordination </w:t>
      </w:r>
      <w:r w:rsidR="00B95E43">
        <w:t xml:space="preserve">should </w:t>
      </w:r>
      <w:r>
        <w:t xml:space="preserve">be required of systems when in the mixed terminology phase. </w:t>
      </w:r>
    </w:p>
    <w:p w:rsidR="00E61108" w:rsidRDefault="00E61108" w:rsidP="00E61108">
      <w:pPr>
        <w:pStyle w:val="ListParagraph"/>
        <w:numPr>
          <w:ilvl w:val="0"/>
          <w:numId w:val="21"/>
        </w:numPr>
        <w:spacing w:after="0"/>
        <w:contextualSpacing/>
        <w:textboxTightWrap w:val="none"/>
      </w:pPr>
      <w:r>
        <w:t xml:space="preserve">Any introduction of post-coordination </w:t>
      </w:r>
      <w:r w:rsidR="00B95E43">
        <w:t xml:space="preserve">should  </w:t>
      </w:r>
      <w:r>
        <w:t>only be undertaken when interoperability issues have been specifically addressed.</w:t>
      </w:r>
    </w:p>
    <w:p w:rsidR="00E61108" w:rsidRDefault="00E61108" w:rsidP="00E61108">
      <w:pPr>
        <w:spacing w:after="0"/>
        <w:contextualSpacing/>
        <w:textboxTightWrap w:val="none"/>
      </w:pPr>
    </w:p>
    <w:p w:rsidR="00E61108" w:rsidRPr="00E61108" w:rsidRDefault="00E61108" w:rsidP="00E61108"/>
    <w:p w:rsidR="00510180" w:rsidRDefault="00510180">
      <w:pPr>
        <w:spacing w:after="0"/>
        <w:textboxTightWrap w:val="none"/>
        <w:rPr>
          <w:rFonts w:cs="Arial"/>
          <w:b/>
          <w:bCs/>
          <w:color w:val="003350" w:themeColor="accent1"/>
          <w:spacing w:val="-14"/>
          <w:kern w:val="28"/>
          <w:sz w:val="42"/>
          <w:szCs w:val="32"/>
        </w:rPr>
      </w:pPr>
      <w:bookmarkStart w:id="266" w:name="_Toc364844650"/>
      <w:r>
        <w:br w:type="page"/>
      </w:r>
    </w:p>
    <w:p w:rsidR="002A6431" w:rsidRDefault="002A6431" w:rsidP="002A6431">
      <w:pPr>
        <w:pStyle w:val="Heading1"/>
      </w:pPr>
      <w:r>
        <w:lastRenderedPageBreak/>
        <w:t>Requirements</w:t>
      </w:r>
      <w:bookmarkEnd w:id="266"/>
    </w:p>
    <w:p w:rsidR="002A6431" w:rsidRDefault="002A6431" w:rsidP="006436EF">
      <w:r>
        <w:t xml:space="preserve">This section details the requirements it is recommended that the JGPITC provide to those adopting SNOMED CT within their primary care system. This uses </w:t>
      </w:r>
      <w:r w:rsidR="009D2C92">
        <w:t xml:space="preserve">as its source </w:t>
      </w:r>
      <w:r>
        <w:t>content from the original communications between the JGPITC and the UKTC</w:t>
      </w:r>
      <w:r w:rsidR="009D2C92">
        <w:t>, enhancing this with the outcomes for the sub-groups work</w:t>
      </w:r>
      <w:r>
        <w:t>.</w:t>
      </w:r>
      <w:r w:rsidR="00587519">
        <w:t xml:space="preserve"> It is suggested that suppliers be strongly encourage</w:t>
      </w:r>
      <w:r w:rsidR="002662EB">
        <w:t>d</w:t>
      </w:r>
      <w:r w:rsidR="00587519">
        <w:t xml:space="preserve"> to migrate to SNOMED CT within the next few years.</w:t>
      </w:r>
    </w:p>
    <w:p w:rsidR="002A6431" w:rsidRDefault="002A6431" w:rsidP="0078131E">
      <w:pPr>
        <w:pStyle w:val="Heading3"/>
      </w:pPr>
    </w:p>
    <w:p w:rsidR="002A6431" w:rsidRDefault="002A6431" w:rsidP="004046E3">
      <w:pPr>
        <w:pStyle w:val="Heading2"/>
      </w:pPr>
      <w:bookmarkStart w:id="267" w:name="_Toc364844651"/>
      <w:r>
        <w:t>Professional clinical safety requirements</w:t>
      </w:r>
      <w:bookmarkEnd w:id="267"/>
    </w:p>
    <w:p w:rsidR="00510180" w:rsidRDefault="00510180" w:rsidP="002A6431"/>
    <w:p w:rsidR="00510180" w:rsidRDefault="00510180" w:rsidP="0078131E">
      <w:pPr>
        <w:pStyle w:val="Heading3"/>
      </w:pPr>
      <w:r>
        <w:t>1. Data Migration</w:t>
      </w:r>
    </w:p>
    <w:p w:rsidR="002A6431" w:rsidRDefault="00510180" w:rsidP="002A6431">
      <w:r>
        <w:t xml:space="preserve"> </w:t>
      </w:r>
      <w:r w:rsidR="002A6431">
        <w:t>When a GP system is migrated to SNOMED CT it is expected that all coded information contained within patient records, excluding that associated with medications, will be translated into SNOMED CT.  It is further expected that all appropriate measures will be taken to avoid loss of clinical information or change of meaning.  Measures to be taken must include the following:</w:t>
      </w:r>
    </w:p>
    <w:p w:rsidR="0028015B" w:rsidRDefault="002A6431" w:rsidP="0028015B">
      <w:pPr>
        <w:pStyle w:val="ListParagraph"/>
        <w:numPr>
          <w:ilvl w:val="0"/>
          <w:numId w:val="15"/>
        </w:numPr>
      </w:pPr>
      <w:r>
        <w:t xml:space="preserve">The national </w:t>
      </w:r>
      <w:r w:rsidR="009D2C92">
        <w:t>c</w:t>
      </w:r>
      <w:r>
        <w:t xml:space="preserve">linically assured </w:t>
      </w:r>
      <w:r w:rsidR="00FA7617">
        <w:t>terminology</w:t>
      </w:r>
      <w:r>
        <w:t xml:space="preserve"> mapping tables must be used in </w:t>
      </w:r>
      <w:r w:rsidR="00587519">
        <w:t>an</w:t>
      </w:r>
      <w:r w:rsidR="00E6394F">
        <w:t>y</w:t>
      </w:r>
      <w:r>
        <w:t xml:space="preserve"> translation </w:t>
      </w:r>
      <w:r w:rsidR="00587519">
        <w:t xml:space="preserve">or data migration </w:t>
      </w:r>
      <w:r>
        <w:t>process</w:t>
      </w:r>
      <w:r w:rsidR="00FA7617">
        <w:t>.</w:t>
      </w:r>
      <w:r w:rsidR="0028015B" w:rsidRPr="0028015B">
        <w:t xml:space="preserve"> </w:t>
      </w:r>
    </w:p>
    <w:p w:rsidR="0028015B" w:rsidRDefault="0028015B" w:rsidP="0028015B">
      <w:pPr>
        <w:pStyle w:val="ListParagraph"/>
        <w:numPr>
          <w:ilvl w:val="0"/>
          <w:numId w:val="15"/>
        </w:numPr>
      </w:pPr>
      <w:r>
        <w:t xml:space="preserve">An audit of the releases of the maps used with effective dates and times </w:t>
      </w:r>
      <w:r w:rsidR="00510180">
        <w:t xml:space="preserve">should </w:t>
      </w:r>
      <w:r>
        <w:t>be maintained</w:t>
      </w:r>
      <w:r w:rsidR="00510180">
        <w:t>.</w:t>
      </w:r>
    </w:p>
    <w:p w:rsidR="0028015B" w:rsidRDefault="002A6431" w:rsidP="00510180">
      <w:pPr>
        <w:pStyle w:val="ListParagraph"/>
        <w:numPr>
          <w:ilvl w:val="0"/>
          <w:numId w:val="15"/>
        </w:numPr>
      </w:pPr>
      <w:r>
        <w:t>The term text of the target SNOMED CT code must be displayed</w:t>
      </w:r>
      <w:r w:rsidR="00FA7617">
        <w:t>.</w:t>
      </w:r>
    </w:p>
    <w:p w:rsidR="002A6431" w:rsidRDefault="00E6394F" w:rsidP="00510180">
      <w:pPr>
        <w:pStyle w:val="ListParagraph"/>
        <w:numPr>
          <w:ilvl w:val="0"/>
          <w:numId w:val="15"/>
        </w:numPr>
      </w:pPr>
      <w:r>
        <w:t>T</w:t>
      </w:r>
      <w:r w:rsidR="002A6431">
        <w:t xml:space="preserve">he original source code and term code </w:t>
      </w:r>
      <w:r w:rsidR="00510180">
        <w:t xml:space="preserve">(i.e. as entered by the original author) </w:t>
      </w:r>
      <w:r w:rsidR="00E37A60">
        <w:t xml:space="preserve">must </w:t>
      </w:r>
      <w:r>
        <w:t xml:space="preserve">be retained </w:t>
      </w:r>
      <w:r w:rsidR="00510180">
        <w:t>within the patient record;</w:t>
      </w:r>
      <w:r w:rsidR="002A6431">
        <w:t xml:space="preserve"> </w:t>
      </w:r>
      <w:r w:rsidR="00510180">
        <w:t>the original term text must be displayed (i.e. in association with the new SNOMED CT term) unless it is a lexical exact match to the new SNOMED CT term text.</w:t>
      </w:r>
    </w:p>
    <w:p w:rsidR="003C50FE" w:rsidRDefault="003C50FE" w:rsidP="003C50FE">
      <w:pPr>
        <w:ind w:left="360"/>
      </w:pPr>
    </w:p>
    <w:p w:rsidR="003C50FE" w:rsidRDefault="003C50FE" w:rsidP="003C50FE">
      <w:pPr>
        <w:ind w:left="360"/>
      </w:pPr>
      <w:r>
        <w:t>The terminology mapping tables must be used in line with the guidance and purpose within which they have been clinically assured.</w:t>
      </w:r>
    </w:p>
    <w:p w:rsidR="003C50FE" w:rsidRDefault="003C50FE" w:rsidP="003C50FE">
      <w:pPr>
        <w:ind w:left="360"/>
      </w:pPr>
    </w:p>
    <w:p w:rsidR="00510180" w:rsidRPr="00510180" w:rsidRDefault="00510180" w:rsidP="00510180">
      <w:pPr>
        <w:rPr>
          <w:rStyle w:val="Heading3Char"/>
        </w:rPr>
      </w:pPr>
      <w:r>
        <w:t xml:space="preserve">2. </w:t>
      </w:r>
      <w:r w:rsidRPr="00510180">
        <w:rPr>
          <w:rStyle w:val="Heading3Char"/>
        </w:rPr>
        <w:t>SNOMED CT Concepts</w:t>
      </w:r>
      <w:r>
        <w:rPr>
          <w:rStyle w:val="Heading3Char"/>
        </w:rPr>
        <w:t xml:space="preserve"> in systems</w:t>
      </w:r>
    </w:p>
    <w:p w:rsidR="0028015B" w:rsidRDefault="002A6431" w:rsidP="00510180">
      <w:pPr>
        <w:pStyle w:val="ListParagraph"/>
        <w:numPr>
          <w:ilvl w:val="0"/>
          <w:numId w:val="15"/>
        </w:numPr>
      </w:pPr>
      <w:r>
        <w:t xml:space="preserve">Systems adopting SNOMED CT must support both preferred terms and synonyms and it follows that these must be preserved during </w:t>
      </w:r>
      <w:r w:rsidR="001318B3">
        <w:t>any</w:t>
      </w:r>
      <w:r>
        <w:t xml:space="preserve"> migration</w:t>
      </w:r>
      <w:r w:rsidR="001318B3">
        <w:t xml:space="preserve"> or data translation </w:t>
      </w:r>
      <w:r w:rsidR="00510180">
        <w:t>process.</w:t>
      </w:r>
    </w:p>
    <w:p w:rsidR="0028015B" w:rsidRDefault="0028015B" w:rsidP="00510180">
      <w:pPr>
        <w:pStyle w:val="ListParagraph"/>
        <w:numPr>
          <w:ilvl w:val="0"/>
          <w:numId w:val="15"/>
        </w:numPr>
      </w:pPr>
      <w:r>
        <w:t xml:space="preserve">A system must be able to support synonyms for any data that is received and must not change a synonym that is received into the system to the preferred term. </w:t>
      </w:r>
    </w:p>
    <w:p w:rsidR="0028015B" w:rsidRDefault="0028015B" w:rsidP="00510180">
      <w:pPr>
        <w:pStyle w:val="ListParagraph"/>
        <w:numPr>
          <w:ilvl w:val="0"/>
          <w:numId w:val="15"/>
        </w:numPr>
      </w:pPr>
      <w:r>
        <w:t>Synonyms must be available for a user to search</w:t>
      </w:r>
      <w:r w:rsidR="00510180">
        <w:t>.</w:t>
      </w:r>
      <w:r>
        <w:t xml:space="preserve"> </w:t>
      </w:r>
      <w:r w:rsidR="00510180">
        <w:t>T</w:t>
      </w:r>
      <w:r>
        <w:t>he term then selected by the user for recording into the patient record must be maintained.</w:t>
      </w:r>
    </w:p>
    <w:p w:rsidR="0028015B" w:rsidRDefault="0028015B" w:rsidP="00510180">
      <w:pPr>
        <w:pStyle w:val="ListParagraph"/>
        <w:numPr>
          <w:ilvl w:val="0"/>
          <w:numId w:val="15"/>
        </w:numPr>
      </w:pPr>
      <w:r>
        <w:t>As a minimum the system should store the descriptionId and the description text; it is recommended that the conceptId is also stored.</w:t>
      </w:r>
    </w:p>
    <w:p w:rsidR="0028015B" w:rsidRDefault="0028015B" w:rsidP="00510180">
      <w:pPr>
        <w:pStyle w:val="ListParagraph"/>
        <w:numPr>
          <w:ilvl w:val="0"/>
          <w:numId w:val="15"/>
        </w:numPr>
      </w:pPr>
      <w:r>
        <w:lastRenderedPageBreak/>
        <w:t xml:space="preserve">The description text </w:t>
      </w:r>
      <w:r w:rsidR="00510180">
        <w:t xml:space="preserve">should </w:t>
      </w:r>
      <w:r>
        <w:t>not be restricted to an arbitrary length, in order to support future expectations in relation to SNOMED CT expressions.</w:t>
      </w:r>
    </w:p>
    <w:p w:rsidR="003C50FE" w:rsidRDefault="003C50FE" w:rsidP="003C50FE">
      <w:pPr>
        <w:pStyle w:val="ListParagraph"/>
        <w:numPr>
          <w:ilvl w:val="0"/>
          <w:numId w:val="15"/>
        </w:numPr>
      </w:pPr>
      <w:r>
        <w:t>Any SNOMED CT system using its own namespace should register for an HL7 oid for their namespace and send this when sending data to external systems.</w:t>
      </w:r>
    </w:p>
    <w:p w:rsidR="0028015B" w:rsidRDefault="0028015B" w:rsidP="00510180">
      <w:pPr>
        <w:pStyle w:val="ListParagraph"/>
        <w:numPr>
          <w:ilvl w:val="0"/>
          <w:numId w:val="15"/>
        </w:numPr>
      </w:pPr>
      <w:r>
        <w:t>Any system receiving a SNOMED CT term (whether from international, UK or another namespace), must store the specific code system</w:t>
      </w:r>
      <w:r w:rsidR="003C50FE">
        <w:t xml:space="preserve"> (oid)</w:t>
      </w:r>
      <w:r>
        <w:t>, code and term text and be able to transfer this set of data items to another system, and must display the term text received (see section 5 on oids);</w:t>
      </w:r>
      <w:r w:rsidRPr="00F10CAD">
        <w:t xml:space="preserve"> </w:t>
      </w:r>
    </w:p>
    <w:p w:rsidR="002A6431" w:rsidRDefault="0028015B" w:rsidP="00510180">
      <w:pPr>
        <w:pStyle w:val="ListParagraph"/>
        <w:numPr>
          <w:ilvl w:val="0"/>
          <w:numId w:val="15"/>
        </w:numPr>
      </w:pPr>
      <w:r>
        <w:t>A system should be able to process the SNOMED CT code and term received from another GP system within the subset of terms as defined by the Read v2 and Read v3 scope.</w:t>
      </w:r>
    </w:p>
    <w:p w:rsidR="001318B3" w:rsidRDefault="006A5F10" w:rsidP="00510180">
      <w:pPr>
        <w:pStyle w:val="ListParagraph"/>
        <w:numPr>
          <w:ilvl w:val="0"/>
          <w:numId w:val="15"/>
        </w:numPr>
      </w:pPr>
      <w:r>
        <w:t>The receiving system should undertaken a level of validation when receiving data from other systems where it is able to for the following:</w:t>
      </w:r>
    </w:p>
    <w:p w:rsidR="001318B3" w:rsidRDefault="006A5F10" w:rsidP="001318B3">
      <w:pPr>
        <w:pStyle w:val="ListParagraph"/>
        <w:numPr>
          <w:ilvl w:val="1"/>
          <w:numId w:val="15"/>
        </w:numPr>
        <w:spacing w:after="0"/>
        <w:textboxTightWrap w:val="none"/>
      </w:pPr>
      <w:r>
        <w:t xml:space="preserve"> in using the translation set data to ensure these ar</w:t>
      </w:r>
      <w:r w:rsidR="001318B3">
        <w:t>e accurate against current maps;</w:t>
      </w:r>
      <w:r>
        <w:t xml:space="preserve"> </w:t>
      </w:r>
    </w:p>
    <w:p w:rsidR="001318B3" w:rsidRDefault="006A5F10" w:rsidP="001318B3">
      <w:pPr>
        <w:pStyle w:val="ListParagraph"/>
        <w:numPr>
          <w:ilvl w:val="1"/>
          <w:numId w:val="15"/>
        </w:numPr>
        <w:spacing w:after="0"/>
        <w:textboxTightWrap w:val="none"/>
      </w:pPr>
      <w:r>
        <w:t>taking appropriate action if receiving inactive codes to ensure these are appropriately visible within their system;</w:t>
      </w:r>
    </w:p>
    <w:p w:rsidR="006A5F10" w:rsidRDefault="006A5F10" w:rsidP="001318B3">
      <w:pPr>
        <w:pStyle w:val="ListParagraph"/>
        <w:numPr>
          <w:ilvl w:val="1"/>
          <w:numId w:val="15"/>
        </w:numPr>
        <w:spacing w:after="0"/>
        <w:textboxTightWrap w:val="none"/>
      </w:pPr>
      <w:r>
        <w:t xml:space="preserve"> that the correct </w:t>
      </w:r>
      <w:r w:rsidR="00401CFF">
        <w:t>type of SNOMED CT term is received if this is critical for processing (eg. a procedure in a procedure field)</w:t>
      </w:r>
    </w:p>
    <w:p w:rsidR="00FA7617" w:rsidRDefault="00FA7617" w:rsidP="002A6431"/>
    <w:p w:rsidR="003C50FE" w:rsidRDefault="003C50FE" w:rsidP="0078131E">
      <w:pPr>
        <w:pStyle w:val="Heading3"/>
      </w:pPr>
      <w:r>
        <w:t>3. Interoperability</w:t>
      </w:r>
    </w:p>
    <w:p w:rsidR="002A6431" w:rsidRDefault="002A6431" w:rsidP="002A6431">
      <w:r>
        <w:t>One of the prime reasons for migrating systems to SNOMED CT is to enhance interoperability.  It is vital that this opportunity should not be lost.  It is therefore expected that all appropriate measures will be taken to promote interoperability and to avoid developments that could be detrimental to current or future interoperability.</w:t>
      </w:r>
      <w:r w:rsidR="00B102B9">
        <w:t xml:space="preserve"> In particular the following should be taken into account in the system:</w:t>
      </w:r>
    </w:p>
    <w:p w:rsidR="002A6431" w:rsidRDefault="002A6431" w:rsidP="003C50FE">
      <w:pPr>
        <w:pStyle w:val="ListParagraph"/>
        <w:numPr>
          <w:ilvl w:val="0"/>
          <w:numId w:val="15"/>
        </w:numPr>
      </w:pPr>
      <w:r>
        <w:t>All SNOMED CT based systems, whether or not they employ subsets, must be able to import and process any SNOMED CT code that exists either in International SNOMED CT or in the UK Edition such that:</w:t>
      </w:r>
    </w:p>
    <w:p w:rsidR="002A6431" w:rsidRDefault="002A6431" w:rsidP="003C50FE">
      <w:pPr>
        <w:pStyle w:val="ListParagraph"/>
        <w:numPr>
          <w:ilvl w:val="1"/>
          <w:numId w:val="15"/>
        </w:numPr>
      </w:pPr>
      <w:r>
        <w:t>The Description is human readable in the record</w:t>
      </w:r>
      <w:r w:rsidR="00B102B9">
        <w:t>;</w:t>
      </w:r>
    </w:p>
    <w:p w:rsidR="002A6431" w:rsidRDefault="002A6431" w:rsidP="003C50FE">
      <w:pPr>
        <w:pStyle w:val="ListParagraph"/>
        <w:numPr>
          <w:ilvl w:val="1"/>
          <w:numId w:val="15"/>
        </w:numPr>
      </w:pPr>
      <w:r>
        <w:t>The Code is capable of being retrieved by local system searches</w:t>
      </w:r>
      <w:r w:rsidR="00B102B9">
        <w:t>;</w:t>
      </w:r>
    </w:p>
    <w:p w:rsidR="002A6431" w:rsidRDefault="002A6431" w:rsidP="003C50FE">
      <w:pPr>
        <w:pStyle w:val="ListParagraph"/>
        <w:numPr>
          <w:ilvl w:val="1"/>
          <w:numId w:val="15"/>
        </w:numPr>
      </w:pPr>
      <w:r>
        <w:t>It is possible locally for users to set up searches that can include these codes</w:t>
      </w:r>
      <w:r w:rsidR="00B102B9">
        <w:t>;</w:t>
      </w:r>
    </w:p>
    <w:p w:rsidR="00B102B9" w:rsidRDefault="002A6431" w:rsidP="003C50FE">
      <w:pPr>
        <w:pStyle w:val="ListParagraph"/>
        <w:numPr>
          <w:ilvl w:val="1"/>
          <w:numId w:val="15"/>
        </w:numPr>
      </w:pPr>
      <w:r>
        <w:t>N</w:t>
      </w:r>
      <w:r w:rsidR="00B102B9">
        <w:t>ote that</w:t>
      </w:r>
      <w:r>
        <w:t xml:space="preserve"> there is no expectation that imported codes should necessarily be added to data input picking lists</w:t>
      </w:r>
      <w:r w:rsidR="00B102B9">
        <w:t>.</w:t>
      </w:r>
    </w:p>
    <w:p w:rsidR="002A6431" w:rsidRDefault="002A6431" w:rsidP="003C50FE">
      <w:pPr>
        <w:pStyle w:val="ListParagraph"/>
        <w:numPr>
          <w:ilvl w:val="0"/>
          <w:numId w:val="15"/>
        </w:numPr>
      </w:pPr>
      <w:r>
        <w:t>Local codes that are purely local to one organisation must not be propagated outside of that organisation</w:t>
      </w:r>
      <w:r w:rsidR="00B102B9">
        <w:t xml:space="preserve">. </w:t>
      </w:r>
    </w:p>
    <w:p w:rsidR="002A6431" w:rsidRDefault="002A6431" w:rsidP="003C50FE">
      <w:pPr>
        <w:pStyle w:val="ListParagraph"/>
        <w:numPr>
          <w:ilvl w:val="0"/>
          <w:numId w:val="15"/>
        </w:numPr>
      </w:pPr>
      <w:r>
        <w:t xml:space="preserve">Local codes that are system wide (e.g. centrally curated by a Vendor) may be propagated where ‘same’ systems can import them and correctly interpret them </w:t>
      </w:r>
      <w:r w:rsidRPr="003C50FE">
        <w:t>provided that</w:t>
      </w:r>
      <w:r>
        <w:t xml:space="preserve"> they are always exported with the appropriate HL7 message identifier </w:t>
      </w:r>
      <w:r w:rsidR="00B102B9">
        <w:t xml:space="preserve">(OID) </w:t>
      </w:r>
      <w:r>
        <w:t>that distinguishes them clearly from National SNOMED CT</w:t>
      </w:r>
      <w:r w:rsidR="00B102B9">
        <w:t xml:space="preserve">. This approach should also be adopted where the local codes are SNOMED CT codes but within a </w:t>
      </w:r>
      <w:r w:rsidR="00B102B9">
        <w:lastRenderedPageBreak/>
        <w:t>local namespace. The OID used must reflect the local namespace and not be the SNOMED CT OID.</w:t>
      </w:r>
    </w:p>
    <w:p w:rsidR="0028015B" w:rsidRDefault="002A6431" w:rsidP="003C50FE">
      <w:pPr>
        <w:pStyle w:val="ListParagraph"/>
        <w:numPr>
          <w:ilvl w:val="0"/>
          <w:numId w:val="15"/>
        </w:numPr>
      </w:pPr>
      <w:r>
        <w:t xml:space="preserve">Wherever SNOMED CT post coordination is contemplated it must </w:t>
      </w:r>
      <w:r w:rsidRPr="003C50FE">
        <w:t>never</w:t>
      </w:r>
      <w:r>
        <w:t xml:space="preserve"> be carried out in a way that puts future interoperability at risk</w:t>
      </w:r>
      <w:r w:rsidR="00B102B9">
        <w:t>.</w:t>
      </w:r>
      <w:r w:rsidR="0028015B" w:rsidRPr="0028015B">
        <w:t xml:space="preserve"> </w:t>
      </w:r>
    </w:p>
    <w:p w:rsidR="0028015B" w:rsidRDefault="0028015B" w:rsidP="003C50FE">
      <w:pPr>
        <w:pStyle w:val="ListParagraph"/>
        <w:numPr>
          <w:ilvl w:val="0"/>
          <w:numId w:val="15"/>
        </w:numPr>
      </w:pPr>
      <w:r>
        <w:t>Data migration to SNOMED CT will use only pre-coordinated concepts to support data interoperability. This is the approach used within the terminology mapping tables.</w:t>
      </w:r>
    </w:p>
    <w:p w:rsidR="0028015B" w:rsidRDefault="0028015B" w:rsidP="003C50FE">
      <w:pPr>
        <w:pStyle w:val="ListParagraph"/>
        <w:numPr>
          <w:ilvl w:val="0"/>
          <w:numId w:val="15"/>
        </w:numPr>
      </w:pPr>
      <w:r>
        <w:t xml:space="preserve">Post-coordination in messages will only be used where the sender, receiver and message structure can support its use; these patterns will be detailed and agreed across the active supplier domain in advance and will not impose any particular internal approach. </w:t>
      </w:r>
    </w:p>
    <w:p w:rsidR="0028015B" w:rsidRDefault="0028015B" w:rsidP="003C50FE">
      <w:pPr>
        <w:pStyle w:val="ListParagraph"/>
        <w:numPr>
          <w:ilvl w:val="0"/>
          <w:numId w:val="15"/>
        </w:numPr>
      </w:pPr>
      <w:r>
        <w:t xml:space="preserve">No general requirements for post-coordination will be required of systems when in the mixed terminology phase. </w:t>
      </w:r>
    </w:p>
    <w:p w:rsidR="002A6431" w:rsidRDefault="0028015B" w:rsidP="003C50FE">
      <w:pPr>
        <w:pStyle w:val="ListParagraph"/>
        <w:numPr>
          <w:ilvl w:val="0"/>
          <w:numId w:val="15"/>
        </w:numPr>
      </w:pPr>
      <w:r>
        <w:t>Any introduction of post-coordination will only be undertaken when interoperability issues have been specifically addressed.</w:t>
      </w:r>
    </w:p>
    <w:p w:rsidR="0028015B" w:rsidRDefault="0028015B" w:rsidP="002A6431"/>
    <w:p w:rsidR="003C50FE" w:rsidRPr="003C50FE" w:rsidRDefault="003C50FE" w:rsidP="002A6431">
      <w:pPr>
        <w:rPr>
          <w:rStyle w:val="Heading3Char"/>
        </w:rPr>
      </w:pPr>
      <w:r w:rsidRPr="003C50FE">
        <w:rPr>
          <w:rStyle w:val="Heading3Char"/>
        </w:rPr>
        <w:t xml:space="preserve">4. </w:t>
      </w:r>
      <w:r>
        <w:rPr>
          <w:rStyle w:val="Heading3Char"/>
        </w:rPr>
        <w:t>Up-to-date</w:t>
      </w:r>
    </w:p>
    <w:p w:rsidR="002A6431" w:rsidRDefault="002A6431" w:rsidP="002A6431">
      <w:r>
        <w:t xml:space="preserve">As with any other coding scheme there is a Professional expectation that as SNOMED CT is updated systems will be kept up to date.  GP users have a particular requirement to be able to search their historical data going back many years.  Both </w:t>
      </w:r>
      <w:smartTag w:uri="urn:schemas-microsoft-com:office:smarttags" w:element="place">
        <w:r>
          <w:t>SNOMED CT</w:t>
        </w:r>
      </w:smartTag>
      <w:r>
        <w:t xml:space="preserve"> itself and systems must be designed in a way that facilitates updates without detriment to the historical record or to searches performed on historical records.  </w:t>
      </w:r>
    </w:p>
    <w:p w:rsidR="003C50FE" w:rsidRDefault="003C50FE" w:rsidP="003C50FE">
      <w:pPr>
        <w:pStyle w:val="ListParagraph"/>
        <w:numPr>
          <w:ilvl w:val="0"/>
          <w:numId w:val="15"/>
        </w:numPr>
        <w:rPr>
          <w:b/>
        </w:rPr>
      </w:pPr>
      <w:r>
        <w:t>Systems need to be able to take new releases of SNOMED CT in a timely manner and be able to manage the dynamic nature of SNOMED CT.</w:t>
      </w:r>
    </w:p>
    <w:p w:rsidR="002A6431" w:rsidRPr="003C50FE" w:rsidRDefault="002A6431" w:rsidP="003C50FE">
      <w:pPr>
        <w:pStyle w:val="ListParagraph"/>
        <w:numPr>
          <w:ilvl w:val="0"/>
          <w:numId w:val="15"/>
        </w:numPr>
        <w:rPr>
          <w:b/>
        </w:rPr>
      </w:pPr>
      <w:r w:rsidRPr="003C50FE">
        <w:rPr>
          <w:b/>
        </w:rPr>
        <w:t>For both medico-legal and clinical safety reasons any updating process must leave the original term</w:t>
      </w:r>
      <w:r w:rsidR="00B102B9" w:rsidRPr="003C50FE">
        <w:rPr>
          <w:b/>
        </w:rPr>
        <w:t xml:space="preserve"> description</w:t>
      </w:r>
      <w:r w:rsidRPr="003C50FE">
        <w:rPr>
          <w:b/>
        </w:rPr>
        <w:t xml:space="preserve"> plus its original coding intact and undisturbed in the historical record as recorded by the original author</w:t>
      </w:r>
      <w:r w:rsidR="00B102B9" w:rsidRPr="003C50FE">
        <w:rPr>
          <w:b/>
        </w:rPr>
        <w:t>.</w:t>
      </w:r>
    </w:p>
    <w:p w:rsidR="002A6431" w:rsidRDefault="002A6431" w:rsidP="003C50FE">
      <w:pPr>
        <w:pStyle w:val="ListParagraph"/>
        <w:numPr>
          <w:ilvl w:val="0"/>
          <w:numId w:val="15"/>
        </w:numPr>
      </w:pPr>
      <w:r>
        <w:t>Where SNOMED CT terms or concepts are rendered ‘inactive’ it must continue to be possible for users</w:t>
      </w:r>
    </w:p>
    <w:p w:rsidR="002A6431" w:rsidRDefault="002A6431" w:rsidP="003C50FE">
      <w:pPr>
        <w:pStyle w:val="ListParagraph"/>
        <w:numPr>
          <w:ilvl w:val="1"/>
          <w:numId w:val="15"/>
        </w:numPr>
      </w:pPr>
      <w:r>
        <w:t>To run searches in a timely fashion on historical data containing those ‘inactive’ terms / concepts</w:t>
      </w:r>
    </w:p>
    <w:p w:rsidR="002A6431" w:rsidRDefault="002A6431" w:rsidP="003C50FE">
      <w:pPr>
        <w:pStyle w:val="ListParagraph"/>
        <w:numPr>
          <w:ilvl w:val="1"/>
          <w:numId w:val="15"/>
        </w:numPr>
      </w:pPr>
      <w:r>
        <w:t>To design new searches or edit existing searches that include those ‘inactive’ terms / concepts</w:t>
      </w:r>
    </w:p>
    <w:p w:rsidR="002A6431" w:rsidRDefault="002A6431" w:rsidP="003C50FE">
      <w:pPr>
        <w:pStyle w:val="ListParagraph"/>
        <w:numPr>
          <w:ilvl w:val="0"/>
          <w:numId w:val="15"/>
        </w:numPr>
      </w:pPr>
      <w:r>
        <w:t xml:space="preserve">Where SNOMED CT terms or concepts are rendered ‘inactive’ they </w:t>
      </w:r>
      <w:r w:rsidR="005B69EA">
        <w:t xml:space="preserve">should </w:t>
      </w:r>
      <w:r>
        <w:t>be removed from data input picking lists</w:t>
      </w:r>
      <w:r w:rsidR="00B102B9">
        <w:t xml:space="preserve"> in an appropriate timescale.</w:t>
      </w:r>
    </w:p>
    <w:p w:rsidR="002A6431" w:rsidRDefault="00B227F9" w:rsidP="002A6431">
      <w:r>
        <w:t xml:space="preserve">The </w:t>
      </w:r>
      <w:r w:rsidR="005B69EA">
        <w:t>UKTC</w:t>
      </w:r>
      <w:r>
        <w:t xml:space="preserve"> provide guidance and products to support the management of inactive terms and concepts; due attention should be taken to the up to date information and products provided</w:t>
      </w:r>
      <w:r w:rsidR="005B69EA">
        <w:t xml:space="preserve"> by the UKTC</w:t>
      </w:r>
      <w:r>
        <w:t>.</w:t>
      </w:r>
      <w:ins w:id="268" w:author="Denise Downs" w:date="2013-12-16T17:54:00Z">
        <w:r w:rsidR="008727BE">
          <w:t xml:space="preserve"> In particular, the Query Table provided by UKTC should be used to manage inactive content in queries and in running queries across records that contain inactive content.</w:t>
        </w:r>
      </w:ins>
    </w:p>
    <w:p w:rsidR="00B227F9" w:rsidRDefault="00B227F9" w:rsidP="002A6431"/>
    <w:p w:rsidR="0028015B" w:rsidRDefault="003C50FE" w:rsidP="0078131E">
      <w:pPr>
        <w:pStyle w:val="Heading3"/>
      </w:pPr>
      <w:bookmarkStart w:id="269" w:name="_Toc364844652"/>
      <w:r>
        <w:lastRenderedPageBreak/>
        <w:t xml:space="preserve">5. </w:t>
      </w:r>
      <w:r w:rsidR="0028015B">
        <w:t>Search and Select</w:t>
      </w:r>
      <w:bookmarkEnd w:id="269"/>
    </w:p>
    <w:p w:rsidR="0028015B" w:rsidRDefault="0028015B" w:rsidP="0028015B">
      <w:r w:rsidRPr="0028015B">
        <w:t xml:space="preserve">Navigation subsets are available from UKTC that would enable suppliers to </w:t>
      </w:r>
      <w:r w:rsidR="00AA07B1">
        <w:t>present</w:t>
      </w:r>
      <w:r w:rsidR="00AA07B1" w:rsidRPr="0028015B">
        <w:t xml:space="preserve"> </w:t>
      </w:r>
      <w:r w:rsidRPr="0028015B">
        <w:t xml:space="preserve">SNOMED CT in a </w:t>
      </w:r>
      <w:del w:id="270" w:author="Denise Downs" w:date="2013-12-06T12:04:00Z">
        <w:r w:rsidRPr="0028015B" w:rsidDel="0078131E">
          <w:delText xml:space="preserve"> </w:delText>
        </w:r>
      </w:del>
      <w:r w:rsidRPr="0028015B">
        <w:t xml:space="preserve">way </w:t>
      </w:r>
      <w:r w:rsidR="00AA07B1">
        <w:t xml:space="preserve">that is similar </w:t>
      </w:r>
      <w:r w:rsidRPr="0028015B">
        <w:t xml:space="preserve">to how they currently </w:t>
      </w:r>
      <w:r w:rsidR="00AA07B1">
        <w:t xml:space="preserve">present </w:t>
      </w:r>
      <w:r w:rsidRPr="0028015B">
        <w:t xml:space="preserve">Read v2 or Read v3. </w:t>
      </w:r>
      <w:r>
        <w:t xml:space="preserve">This approach is supported by the JGPITC if required. </w:t>
      </w:r>
      <w:r w:rsidRPr="0028015B">
        <w:t xml:space="preserve">Alternatively suppliers may have developed a fast search and select approach they feel is more suited to their user base. </w:t>
      </w:r>
    </w:p>
    <w:p w:rsidR="000A7756" w:rsidRDefault="00AA07B1" w:rsidP="0028015B">
      <w:r>
        <w:t xml:space="preserve">Providing functionality to enable </w:t>
      </w:r>
      <w:r w:rsidR="000A7756">
        <w:t xml:space="preserve">users to enter actual codes into the system to find terms is to be discouraged, but </w:t>
      </w:r>
      <w:r>
        <w:t xml:space="preserve">it is </w:t>
      </w:r>
      <w:r w:rsidR="000A7756">
        <w:t xml:space="preserve">accepted that in the early stages of implementation this may be necessary. </w:t>
      </w:r>
      <w:r>
        <w:t>For data entries t</w:t>
      </w:r>
      <w:r w:rsidR="000A7756">
        <w:t xml:space="preserve">he user should always </w:t>
      </w:r>
      <w:r>
        <w:t>be able to view and select / reject based on the term text.</w:t>
      </w:r>
      <w:r w:rsidR="000A7756">
        <w:t xml:space="preserve">. </w:t>
      </w:r>
    </w:p>
    <w:p w:rsidR="003C50FE" w:rsidRDefault="003C50FE" w:rsidP="0028015B"/>
    <w:p w:rsidR="003C50FE" w:rsidRDefault="003C50FE" w:rsidP="0078131E">
      <w:pPr>
        <w:pStyle w:val="Heading3"/>
      </w:pPr>
      <w:r>
        <w:t xml:space="preserve">6. System Adoption of SNOMED CT </w:t>
      </w:r>
    </w:p>
    <w:p w:rsidR="003C50FE" w:rsidRDefault="003C50FE" w:rsidP="003C50FE">
      <w:r>
        <w:t xml:space="preserve">Where the principal coding scheme used by a clinical </w:t>
      </w:r>
      <w:commentRangeStart w:id="271"/>
      <w:r>
        <w:t xml:space="preserve">information system </w:t>
      </w:r>
      <w:commentRangeEnd w:id="271"/>
      <w:r>
        <w:rPr>
          <w:rStyle w:val="CommentReference"/>
        </w:rPr>
        <w:commentReference w:id="271"/>
      </w:r>
      <w:r>
        <w:t>is changed the system will inevitably also need to be modified in other ways.  It is not unusual for these collective changes to result in the development of a new system.  When this is the case, there are regulatory instruments to be considered in such circumstances (e.g. GP Systems of Choice).  Notwithstanding the content of this paper, such regulations must be applied in equal measure to all suppliers and systems.</w:t>
      </w:r>
    </w:p>
    <w:p w:rsidR="003C50FE" w:rsidRPr="0028015B" w:rsidRDefault="003C50FE" w:rsidP="0028015B"/>
    <w:p w:rsidR="00444B64" w:rsidRDefault="0078131E" w:rsidP="00444B64">
      <w:pPr>
        <w:pStyle w:val="Heading3"/>
        <w:rPr>
          <w:ins w:id="272" w:author="Denise Downs" w:date="2013-12-06T12:03:00Z"/>
        </w:rPr>
        <w:pPrChange w:id="273" w:author="Denise Downs" w:date="2013-12-06T12:03:00Z">
          <w:pPr/>
        </w:pPrChange>
      </w:pPr>
      <w:ins w:id="274" w:author="Denise Downs" w:date="2013-12-06T12:03:00Z">
        <w:r>
          <w:t xml:space="preserve">7. </w:t>
        </w:r>
      </w:ins>
      <w:ins w:id="275" w:author="Denise Downs" w:date="2014-01-08T13:19:00Z">
        <w:r w:rsidR="00E15AAE">
          <w:t>Medicines</w:t>
        </w:r>
      </w:ins>
    </w:p>
    <w:p w:rsidR="00B415CC" w:rsidRDefault="0078131E">
      <w:pPr>
        <w:rPr>
          <w:ins w:id="276" w:author="Denise Downs" w:date="2013-12-06T12:02:00Z"/>
        </w:rPr>
      </w:pPr>
      <w:ins w:id="277" w:author="Denise Downs" w:date="2013-12-06T12:03:00Z">
        <w:r>
          <w:t xml:space="preserve">In addition to the use of dm+d in systems, </w:t>
        </w:r>
      </w:ins>
      <w:ins w:id="278" w:author="Denise Downs" w:date="2013-12-06T12:04:00Z">
        <w:r>
          <w:t xml:space="preserve">it is recommended that serious consideration </w:t>
        </w:r>
      </w:ins>
      <w:ins w:id="279" w:author="Denise Downs" w:date="2014-01-08T13:19:00Z">
        <w:r w:rsidR="00E15AAE">
          <w:t xml:space="preserve">be given </w:t>
        </w:r>
      </w:ins>
      <w:ins w:id="280" w:author="Denise Downs" w:date="2013-12-06T12:04:00Z">
        <w:r>
          <w:t xml:space="preserve">to also utilising the data in the UK Drug Extension. </w:t>
        </w:r>
      </w:ins>
      <w:ins w:id="281" w:author="Denise Downs" w:date="2014-01-08T13:20:00Z">
        <w:r w:rsidR="00E34152">
          <w:t>Both</w:t>
        </w:r>
      </w:ins>
      <w:ins w:id="282" w:author="Denise Downs" w:date="2013-12-06T12:04:00Z">
        <w:r>
          <w:t xml:space="preserve"> use the same </w:t>
        </w:r>
      </w:ins>
      <w:ins w:id="283" w:author="Denise Downs" w:date="2014-01-08T13:20:00Z">
        <w:r w:rsidR="00E34152">
          <w:t>identifiers</w:t>
        </w:r>
      </w:ins>
      <w:ins w:id="284" w:author="Denise Downs" w:date="2013-12-06T12:04:00Z">
        <w:r>
          <w:t xml:space="preserve"> for </w:t>
        </w:r>
      </w:ins>
      <w:ins w:id="285" w:author="Denise Downs" w:date="2014-01-08T13:20:00Z">
        <w:r w:rsidR="00E34152">
          <w:t>identical medicines</w:t>
        </w:r>
      </w:ins>
      <w:ins w:id="286" w:author="Denise Downs" w:date="2013-12-06T12:04:00Z">
        <w:r>
          <w:t xml:space="preserve">, but </w:t>
        </w:r>
      </w:ins>
      <w:ins w:id="287" w:author="Denise Downs" w:date="2014-01-08T13:20:00Z">
        <w:r w:rsidR="00E34152">
          <w:t xml:space="preserve">the UK Drug Extension </w:t>
        </w:r>
      </w:ins>
      <w:ins w:id="288" w:author="Denise Downs" w:date="2013-12-06T12:04:00Z">
        <w:r>
          <w:t xml:space="preserve">provides additional, complementary data that </w:t>
        </w:r>
      </w:ins>
      <w:ins w:id="289" w:author="Denise Downs" w:date="2014-01-08T13:20:00Z">
        <w:r w:rsidR="00E34152">
          <w:t>may</w:t>
        </w:r>
      </w:ins>
      <w:ins w:id="290" w:author="Denise Downs" w:date="2013-12-06T12:04:00Z">
        <w:r>
          <w:t xml:space="preserve"> be useful in decision support and </w:t>
        </w:r>
      </w:ins>
      <w:ins w:id="291" w:author="Denise Downs" w:date="2014-01-08T13:21:00Z">
        <w:r w:rsidR="00E34152">
          <w:t xml:space="preserve">for </w:t>
        </w:r>
      </w:ins>
      <w:ins w:id="292" w:author="Denise Downs" w:date="2013-12-06T12:04:00Z">
        <w:r>
          <w:t xml:space="preserve">other </w:t>
        </w:r>
      </w:ins>
      <w:ins w:id="293" w:author="Denise Downs" w:date="2014-01-08T13:21:00Z">
        <w:r w:rsidR="00E34152">
          <w:t xml:space="preserve">application </w:t>
        </w:r>
      </w:ins>
      <w:ins w:id="294" w:author="Denise Downs" w:date="2013-12-06T12:04:00Z">
        <w:r>
          <w:t>features.</w:t>
        </w:r>
      </w:ins>
    </w:p>
    <w:p w:rsidR="0078131E" w:rsidRPr="0078131E" w:rsidRDefault="0078131E" w:rsidP="0078131E"/>
    <w:sectPr w:rsidR="0078131E" w:rsidRPr="0078131E" w:rsidSect="000C24AF">
      <w:headerReference w:type="default" r:id="rId15"/>
      <w:pgSz w:w="11906" w:h="16838"/>
      <w:pgMar w:top="1021" w:right="1021" w:bottom="1021" w:left="1021" w:header="454" w:footer="68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71" w:author="Denise Downs" w:date="2013-08-21T10:54:00Z" w:initials="dedo1">
    <w:p w:rsidR="003C50FE" w:rsidRDefault="003C50FE">
      <w:pPr>
        <w:pStyle w:val="CommentText"/>
      </w:pPr>
      <w:r>
        <w:rPr>
          <w:rStyle w:val="CommentReference"/>
        </w:rPr>
        <w:annotationRef/>
      </w:r>
      <w:r>
        <w:t>Would we suggest that a methodology for migration could be approved rather than every template having to go back through clinical assurance.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636" w:rsidRDefault="009C3636" w:rsidP="000C24AF">
      <w:pPr>
        <w:spacing w:after="0"/>
      </w:pPr>
      <w:r>
        <w:separator/>
      </w:r>
    </w:p>
  </w:endnote>
  <w:endnote w:type="continuationSeparator" w:id="0">
    <w:p w:rsidR="009C3636" w:rsidRDefault="009C3636" w:rsidP="000C24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FrutigerLTStd-Light">
    <w:panose1 w:val="00000000000000000000"/>
    <w:charset w:val="00"/>
    <w:family w:val="swiss"/>
    <w:notTrueType/>
    <w:pitch w:val="default"/>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19" w:rsidRDefault="00587519" w:rsidP="000C24AF"/>
  <w:p w:rsidR="00587519" w:rsidRPr="000C24AF" w:rsidRDefault="009C3636" w:rsidP="000C24AF">
    <w:pPr>
      <w:pStyle w:val="Footer"/>
    </w:pPr>
    <w:r>
      <w:fldChar w:fldCharType="begin"/>
    </w:r>
    <w:r>
      <w:instrText xml:space="preserve"> PAGE   \* MERGEFORMAT </w:instrText>
    </w:r>
    <w:r>
      <w:fldChar w:fldCharType="separate"/>
    </w:r>
    <w:r w:rsidR="00C8419A">
      <w:rPr>
        <w:noProof/>
      </w:rPr>
      <w:t>1</w:t>
    </w:r>
    <w:r>
      <w:rPr>
        <w:noProof/>
      </w:rPr>
      <w:fldChar w:fldCharType="end"/>
    </w:r>
    <w:r w:rsidR="00587519" w:rsidRPr="000C24AF">
      <w:tab/>
      <w:t xml:space="preserve">Copyright </w:t>
    </w:r>
    <w:r w:rsidR="00587519">
      <w:t xml:space="preserve"> </w:t>
    </w:r>
    <w:r w:rsidR="00587519" w:rsidRPr="000C24AF">
      <w:t>© 2013, Health and</w:t>
    </w:r>
    <w:r w:rsidR="00587519">
      <w:t xml:space="preserve"> Social Care Information Centre</w:t>
    </w:r>
    <w:r w:rsidR="00587519" w:rsidRPr="000C24AF">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636" w:rsidRDefault="009C3636" w:rsidP="000C24AF">
      <w:pPr>
        <w:spacing w:after="0"/>
      </w:pPr>
      <w:r>
        <w:separator/>
      </w:r>
    </w:p>
  </w:footnote>
  <w:footnote w:type="continuationSeparator" w:id="0">
    <w:p w:rsidR="009C3636" w:rsidRDefault="009C3636" w:rsidP="000C24AF">
      <w:pPr>
        <w:spacing w:after="0"/>
      </w:pPr>
      <w:r>
        <w:continuationSeparator/>
      </w:r>
    </w:p>
  </w:footnote>
  <w:footnote w:id="1">
    <w:p w:rsidR="006765A4" w:rsidRDefault="006765A4">
      <w:pPr>
        <w:pStyle w:val="FootnoteText"/>
      </w:pPr>
      <w:r>
        <w:rPr>
          <w:rStyle w:val="FootnoteReference"/>
        </w:rPr>
        <w:footnoteRef/>
      </w:r>
      <w:r>
        <w:t xml:space="preserve"> Electronic Patient Records Systems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19" w:rsidRDefault="00587519" w:rsidP="001D243C">
    <w:pPr>
      <w:pStyle w:val="Header"/>
      <w:tabs>
        <w:tab w:val="clear" w:pos="9639"/>
        <w:tab w:val="left" w:pos="3760"/>
      </w:tabs>
    </w:pPr>
    <w:r>
      <w:rPr>
        <w:noProof/>
        <w:lang w:eastAsia="en-GB"/>
      </w:rPr>
      <w:drawing>
        <wp:anchor distT="0" distB="0" distL="114300" distR="114300" simplePos="0" relativeHeight="251658240" behindDoc="1" locked="0" layoutInCell="1" allowOverlap="1">
          <wp:simplePos x="0" y="0"/>
          <wp:positionH relativeFrom="page">
            <wp:posOffset>504190</wp:posOffset>
          </wp:positionH>
          <wp:positionV relativeFrom="page">
            <wp:posOffset>288290</wp:posOffset>
          </wp:positionV>
          <wp:extent cx="2419200" cy="799200"/>
          <wp:effectExtent l="0" t="0" r="635" b="1270"/>
          <wp:wrapTight wrapText="bothSides">
            <wp:wrapPolygon edited="0">
              <wp:start x="0" y="0"/>
              <wp:lineTo x="0" y="21119"/>
              <wp:lineTo x="21436" y="21119"/>
              <wp:lineTo x="214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IC_logo_RGB_Word_12cm_pad.jpg"/>
                  <pic:cNvPicPr/>
                </pic:nvPicPr>
                <pic:blipFill>
                  <a:blip r:embed="rId1">
                    <a:extLst>
                      <a:ext uri="{28A0092B-C50C-407E-A947-70E740481C1C}">
                        <a14:useLocalDpi xmlns:a14="http://schemas.microsoft.com/office/drawing/2010/main" val="0"/>
                      </a:ext>
                    </a:extLst>
                  </a:blip>
                  <a:stretch>
                    <a:fillRect/>
                  </a:stretch>
                </pic:blipFill>
                <pic:spPr>
                  <a:xfrm>
                    <a:off x="0" y="0"/>
                    <a:ext cx="2419200" cy="799200"/>
                  </a:xfrm>
                  <a:prstGeom prst="rect">
                    <a:avLst/>
                  </a:prstGeom>
                </pic:spPr>
              </pic:pic>
            </a:graphicData>
          </a:graphic>
        </wp:anchor>
      </w:drawing>
    </w:r>
  </w:p>
  <w:p w:rsidR="00587519" w:rsidRDefault="00587519" w:rsidP="001D243C">
    <w:pPr>
      <w:pStyle w:val="Header"/>
      <w:tabs>
        <w:tab w:val="clear" w:pos="9639"/>
        <w:tab w:val="left" w:pos="3760"/>
      </w:tabs>
    </w:pPr>
  </w:p>
  <w:p w:rsidR="00587519" w:rsidRDefault="00587519" w:rsidP="00C14883">
    <w:pPr>
      <w:pStyle w:val="Header"/>
      <w:tabs>
        <w:tab w:val="clear" w:pos="9639"/>
        <w:tab w:val="left" w:pos="3760"/>
      </w:tabs>
    </w:pPr>
    <w:r>
      <w:tab/>
    </w:r>
    <w:r>
      <w:tab/>
    </w:r>
    <w:r>
      <w:tab/>
    </w:r>
    <w:r>
      <w:tab/>
    </w:r>
    <w:r>
      <w:rPr>
        <w:noProof/>
        <w:lang w:eastAsia="en-GB"/>
      </w:rPr>
      <w:drawing>
        <wp:inline distT="0" distB="0" distL="0" distR="0">
          <wp:extent cx="2152650" cy="671069"/>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srcRect/>
                  <a:stretch>
                    <a:fillRect/>
                  </a:stretch>
                </pic:blipFill>
                <pic:spPr bwMode="auto">
                  <a:xfrm>
                    <a:off x="0" y="0"/>
                    <a:ext cx="2152650" cy="671069"/>
                  </a:xfrm>
                  <a:prstGeom prst="rect">
                    <a:avLst/>
                  </a:prstGeom>
                  <a:noFill/>
                  <a:ln w="9525">
                    <a:noFill/>
                    <a:miter lim="800000"/>
                    <a:headEnd/>
                    <a:tailEnd/>
                  </a:ln>
                </pic:spPr>
              </pic:pic>
            </a:graphicData>
          </a:graphic>
        </wp:inline>
      </w:drawing>
    </w:r>
    <w:r>
      <w:tab/>
    </w:r>
  </w:p>
  <w:p w:rsidR="00587519" w:rsidRDefault="00587519" w:rsidP="00C14883">
    <w:pPr>
      <w:pStyle w:val="Header"/>
      <w:tabs>
        <w:tab w:val="clear" w:pos="9639"/>
        <w:tab w:val="left" w:pos="3760"/>
      </w:tabs>
    </w:pPr>
    <w:r>
      <w:tab/>
    </w:r>
    <w:r>
      <w:tab/>
    </w:r>
    <w:r>
      <w:tab/>
    </w:r>
    <w:r>
      <w:tab/>
    </w:r>
    <w:r>
      <w:rPr>
        <w:noProof/>
        <w:lang w:eastAsia="en-GB"/>
      </w:rPr>
      <w:drawing>
        <wp:inline distT="0" distB="0" distL="0" distR="0">
          <wp:extent cx="1250950" cy="710285"/>
          <wp:effectExtent l="1905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srcRect/>
                  <a:stretch>
                    <a:fillRect/>
                  </a:stretch>
                </pic:blipFill>
                <pic:spPr bwMode="auto">
                  <a:xfrm>
                    <a:off x="0" y="0"/>
                    <a:ext cx="1250950" cy="71028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19" w:rsidRPr="00604CD3" w:rsidRDefault="00587519" w:rsidP="001D243C">
    <w:pPr>
      <w:pStyle w:val="Header"/>
      <w:rPr>
        <w:i/>
      </w:rPr>
    </w:pPr>
    <w:r w:rsidRPr="00604CD3">
      <w:rPr>
        <w:i/>
      </w:rPr>
      <w:t>SNOMED CT in Primary Care: Recommendations from the sub-group of the Joint GP IT Committee</w:t>
    </w:r>
  </w:p>
  <w:p w:rsidR="00587519" w:rsidRPr="001D243C" w:rsidRDefault="00587519" w:rsidP="001D243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83234"/>
    <w:multiLevelType w:val="hybridMultilevel"/>
    <w:tmpl w:val="7246828A"/>
    <w:lvl w:ilvl="0" w:tplc="91CE2B00">
      <w:start w:val="1"/>
      <w:numFmt w:val="bullet"/>
      <w:pStyle w:val="Bullet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1D3B49"/>
    <w:multiLevelType w:val="hybridMultilevel"/>
    <w:tmpl w:val="2F8E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6FA460B"/>
    <w:multiLevelType w:val="hybridMultilevel"/>
    <w:tmpl w:val="D31695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9F0400"/>
    <w:multiLevelType w:val="hybridMultilevel"/>
    <w:tmpl w:val="3692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47B67E5"/>
    <w:multiLevelType w:val="hybridMultilevel"/>
    <w:tmpl w:val="2FE613F8"/>
    <w:lvl w:ilvl="0" w:tplc="F08A81D2">
      <w:start w:val="1"/>
      <w:numFmt w:val="bullet"/>
      <w:lvlText w:val=""/>
      <w:lvlJc w:val="left"/>
      <w:pPr>
        <w:tabs>
          <w:tab w:val="num" w:pos="34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1A806950"/>
    <w:multiLevelType w:val="hybridMultilevel"/>
    <w:tmpl w:val="E37CB222"/>
    <w:lvl w:ilvl="0" w:tplc="9D3A2C0E">
      <w:start w:val="3"/>
      <w:numFmt w:val="decimal"/>
      <w:lvlText w:val="6.%1."/>
      <w:lvlJc w:val="left"/>
      <w:pPr>
        <w:ind w:left="360" w:hanging="360"/>
      </w:pPr>
      <w:rPr>
        <w:rFonts w:ascii="Arial" w:hAnsi="Arial" w:cs="Arial" w:hint="default"/>
        <w:b/>
        <w:sz w:val="24"/>
        <w:szCs w:val="24"/>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6">
    <w:nsid w:val="1B1F2A18"/>
    <w:multiLevelType w:val="hybridMultilevel"/>
    <w:tmpl w:val="05F02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D685A26"/>
    <w:multiLevelType w:val="hybridMultilevel"/>
    <w:tmpl w:val="4EC09EFE"/>
    <w:lvl w:ilvl="0" w:tplc="F08A81D2">
      <w:start w:val="1"/>
      <w:numFmt w:val="bullet"/>
      <w:lvlText w:val=""/>
      <w:lvlJc w:val="left"/>
      <w:pPr>
        <w:tabs>
          <w:tab w:val="num" w:pos="340"/>
        </w:tabs>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21B14C32"/>
    <w:multiLevelType w:val="hybridMultilevel"/>
    <w:tmpl w:val="DDCEB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3CE5D67"/>
    <w:multiLevelType w:val="hybridMultilevel"/>
    <w:tmpl w:val="1F88F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61B08AC"/>
    <w:multiLevelType w:val="hybridMultilevel"/>
    <w:tmpl w:val="B6009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70069E0"/>
    <w:multiLevelType w:val="hybridMultilevel"/>
    <w:tmpl w:val="6016A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A6E0652"/>
    <w:multiLevelType w:val="hybridMultilevel"/>
    <w:tmpl w:val="64C8CF5C"/>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3">
    <w:nsid w:val="2DEA329C"/>
    <w:multiLevelType w:val="hybridMultilevel"/>
    <w:tmpl w:val="3E827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90D69A0"/>
    <w:multiLevelType w:val="hybridMultilevel"/>
    <w:tmpl w:val="A4B40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D50474C"/>
    <w:multiLevelType w:val="hybridMultilevel"/>
    <w:tmpl w:val="783C2DF6"/>
    <w:lvl w:ilvl="0" w:tplc="A7D662C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5736AF2"/>
    <w:multiLevelType w:val="hybridMultilevel"/>
    <w:tmpl w:val="58F2C280"/>
    <w:lvl w:ilvl="0" w:tplc="9D3A2C0E">
      <w:start w:val="3"/>
      <w:numFmt w:val="decimal"/>
      <w:lvlText w:val="6.%1."/>
      <w:lvlJc w:val="left"/>
      <w:pPr>
        <w:ind w:left="1080" w:hanging="360"/>
      </w:pPr>
      <w:rPr>
        <w:rFonts w:ascii="Arial" w:hAnsi="Arial" w:cs="Arial" w:hint="default"/>
        <w:b/>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57FE6148"/>
    <w:multiLevelType w:val="hybridMultilevel"/>
    <w:tmpl w:val="A3AEF3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94446E1"/>
    <w:multiLevelType w:val="hybridMultilevel"/>
    <w:tmpl w:val="9D2631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5D9D2319"/>
    <w:multiLevelType w:val="hybridMultilevel"/>
    <w:tmpl w:val="761EE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5A23334"/>
    <w:multiLevelType w:val="hybridMultilevel"/>
    <w:tmpl w:val="3496F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C2F0687"/>
    <w:multiLevelType w:val="hybridMultilevel"/>
    <w:tmpl w:val="1A5A4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D18108B"/>
    <w:multiLevelType w:val="hybridMultilevel"/>
    <w:tmpl w:val="A50E78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8C274B4"/>
    <w:multiLevelType w:val="hybridMultilevel"/>
    <w:tmpl w:val="BFDA9D64"/>
    <w:lvl w:ilvl="0" w:tplc="0B3430C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B302885"/>
    <w:multiLevelType w:val="hybridMultilevel"/>
    <w:tmpl w:val="29064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BCC1A19"/>
    <w:multiLevelType w:val="hybridMultilevel"/>
    <w:tmpl w:val="B0C029AC"/>
    <w:lvl w:ilvl="0" w:tplc="F08A81D2">
      <w:start w:val="1"/>
      <w:numFmt w:val="bullet"/>
      <w:lvlText w:val=""/>
      <w:lvlJc w:val="left"/>
      <w:pPr>
        <w:tabs>
          <w:tab w:val="num" w:pos="340"/>
        </w:tabs>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15"/>
  </w:num>
  <w:num w:numId="4">
    <w:abstractNumId w:val="14"/>
  </w:num>
  <w:num w:numId="5">
    <w:abstractNumId w:val="2"/>
  </w:num>
  <w:num w:numId="6">
    <w:abstractNumId w:val="6"/>
  </w:num>
  <w:num w:numId="7">
    <w:abstractNumId w:val="18"/>
  </w:num>
  <w:num w:numId="8">
    <w:abstractNumId w:val="8"/>
  </w:num>
  <w:num w:numId="9">
    <w:abstractNumId w:val="20"/>
  </w:num>
  <w:num w:numId="10">
    <w:abstractNumId w:val="3"/>
  </w:num>
  <w:num w:numId="11">
    <w:abstractNumId w:val="10"/>
  </w:num>
  <w:num w:numId="12">
    <w:abstractNumId w:val="4"/>
  </w:num>
  <w:num w:numId="13">
    <w:abstractNumId w:val="25"/>
  </w:num>
  <w:num w:numId="14">
    <w:abstractNumId w:val="7"/>
  </w:num>
  <w:num w:numId="15">
    <w:abstractNumId w:val="17"/>
  </w:num>
  <w:num w:numId="16">
    <w:abstractNumId w:val="11"/>
  </w:num>
  <w:num w:numId="17">
    <w:abstractNumId w:val="22"/>
  </w:num>
  <w:num w:numId="18">
    <w:abstractNumId w:val="1"/>
  </w:num>
  <w:num w:numId="19">
    <w:abstractNumId w:val="12"/>
  </w:num>
  <w:num w:numId="20">
    <w:abstractNumId w:val="19"/>
  </w:num>
  <w:num w:numId="21">
    <w:abstractNumId w:val="24"/>
  </w:num>
  <w:num w:numId="22">
    <w:abstractNumId w:val="23"/>
  </w:num>
  <w:num w:numId="23">
    <w:abstractNumId w:val="21"/>
  </w:num>
  <w:num w:numId="24">
    <w:abstractNumId w:val="9"/>
  </w:num>
  <w:num w:numId="25">
    <w:abstractNumId w:val="16"/>
  </w:num>
  <w:num w:numId="26">
    <w:abstractNumId w:val="5"/>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C0A"/>
    <w:rsid w:val="0000287F"/>
    <w:rsid w:val="00062E0F"/>
    <w:rsid w:val="00063CD0"/>
    <w:rsid w:val="00065886"/>
    <w:rsid w:val="000911F0"/>
    <w:rsid w:val="000A7756"/>
    <w:rsid w:val="000B014E"/>
    <w:rsid w:val="000B2063"/>
    <w:rsid w:val="000B2C0A"/>
    <w:rsid w:val="000B3160"/>
    <w:rsid w:val="000C24AF"/>
    <w:rsid w:val="000C6F61"/>
    <w:rsid w:val="000E4B67"/>
    <w:rsid w:val="000F1FBE"/>
    <w:rsid w:val="000F5CC5"/>
    <w:rsid w:val="001318B3"/>
    <w:rsid w:val="001A242E"/>
    <w:rsid w:val="001B0640"/>
    <w:rsid w:val="001C3565"/>
    <w:rsid w:val="001D243C"/>
    <w:rsid w:val="002024C8"/>
    <w:rsid w:val="00242F1E"/>
    <w:rsid w:val="002662EB"/>
    <w:rsid w:val="00277A0E"/>
    <w:rsid w:val="0028015B"/>
    <w:rsid w:val="002A6431"/>
    <w:rsid w:val="002D75AF"/>
    <w:rsid w:val="0033715E"/>
    <w:rsid w:val="003A2395"/>
    <w:rsid w:val="003B0D38"/>
    <w:rsid w:val="003B6336"/>
    <w:rsid w:val="003C50FE"/>
    <w:rsid w:val="003D3A42"/>
    <w:rsid w:val="003D6043"/>
    <w:rsid w:val="00401CFF"/>
    <w:rsid w:val="004046E3"/>
    <w:rsid w:val="00410D29"/>
    <w:rsid w:val="00416E26"/>
    <w:rsid w:val="00420E7F"/>
    <w:rsid w:val="004250CD"/>
    <w:rsid w:val="00444B64"/>
    <w:rsid w:val="004C56F0"/>
    <w:rsid w:val="004D218A"/>
    <w:rsid w:val="004D435C"/>
    <w:rsid w:val="004F37BF"/>
    <w:rsid w:val="00505A4E"/>
    <w:rsid w:val="00510180"/>
    <w:rsid w:val="00521C63"/>
    <w:rsid w:val="005525F5"/>
    <w:rsid w:val="00567624"/>
    <w:rsid w:val="00587519"/>
    <w:rsid w:val="005B69EA"/>
    <w:rsid w:val="005F7992"/>
    <w:rsid w:val="00604CD3"/>
    <w:rsid w:val="006071CF"/>
    <w:rsid w:val="006133BE"/>
    <w:rsid w:val="00616632"/>
    <w:rsid w:val="006436EF"/>
    <w:rsid w:val="0066285C"/>
    <w:rsid w:val="006765A4"/>
    <w:rsid w:val="00682281"/>
    <w:rsid w:val="006A2B8B"/>
    <w:rsid w:val="006A5F10"/>
    <w:rsid w:val="006B3E46"/>
    <w:rsid w:val="006C2812"/>
    <w:rsid w:val="00702B4D"/>
    <w:rsid w:val="0071497F"/>
    <w:rsid w:val="00714DF2"/>
    <w:rsid w:val="0071595C"/>
    <w:rsid w:val="00716C4D"/>
    <w:rsid w:val="00716EC1"/>
    <w:rsid w:val="0073445B"/>
    <w:rsid w:val="0073737A"/>
    <w:rsid w:val="0078131E"/>
    <w:rsid w:val="007A6840"/>
    <w:rsid w:val="007B102C"/>
    <w:rsid w:val="007E4138"/>
    <w:rsid w:val="007E69B0"/>
    <w:rsid w:val="007F190C"/>
    <w:rsid w:val="008078AC"/>
    <w:rsid w:val="00811BD7"/>
    <w:rsid w:val="00843B98"/>
    <w:rsid w:val="008455D7"/>
    <w:rsid w:val="008530C3"/>
    <w:rsid w:val="008727BE"/>
    <w:rsid w:val="00874882"/>
    <w:rsid w:val="008D5953"/>
    <w:rsid w:val="00901FD1"/>
    <w:rsid w:val="00912DE3"/>
    <w:rsid w:val="00947CF5"/>
    <w:rsid w:val="00950664"/>
    <w:rsid w:val="009667ED"/>
    <w:rsid w:val="0097363F"/>
    <w:rsid w:val="00991FE1"/>
    <w:rsid w:val="009A46C8"/>
    <w:rsid w:val="009C3636"/>
    <w:rsid w:val="009D2C92"/>
    <w:rsid w:val="009D5E16"/>
    <w:rsid w:val="009E321B"/>
    <w:rsid w:val="00A1609D"/>
    <w:rsid w:val="00A20882"/>
    <w:rsid w:val="00A33DD5"/>
    <w:rsid w:val="00AA07B1"/>
    <w:rsid w:val="00AC2660"/>
    <w:rsid w:val="00B0586E"/>
    <w:rsid w:val="00B102B9"/>
    <w:rsid w:val="00B227F9"/>
    <w:rsid w:val="00B24DB4"/>
    <w:rsid w:val="00B415CC"/>
    <w:rsid w:val="00B53F10"/>
    <w:rsid w:val="00B77C41"/>
    <w:rsid w:val="00B85F72"/>
    <w:rsid w:val="00B95E43"/>
    <w:rsid w:val="00BB1B60"/>
    <w:rsid w:val="00BE3194"/>
    <w:rsid w:val="00C067E9"/>
    <w:rsid w:val="00C14883"/>
    <w:rsid w:val="00C35C15"/>
    <w:rsid w:val="00C8419A"/>
    <w:rsid w:val="00C90BF7"/>
    <w:rsid w:val="00CA267D"/>
    <w:rsid w:val="00CC59D4"/>
    <w:rsid w:val="00CE7B75"/>
    <w:rsid w:val="00D41123"/>
    <w:rsid w:val="00D93D0D"/>
    <w:rsid w:val="00DE6BB0"/>
    <w:rsid w:val="00DE7A9A"/>
    <w:rsid w:val="00E15AAE"/>
    <w:rsid w:val="00E27AE8"/>
    <w:rsid w:val="00E34152"/>
    <w:rsid w:val="00E37A60"/>
    <w:rsid w:val="00E45C31"/>
    <w:rsid w:val="00E61108"/>
    <w:rsid w:val="00E6394F"/>
    <w:rsid w:val="00EA5B51"/>
    <w:rsid w:val="00EB1195"/>
    <w:rsid w:val="00ED3649"/>
    <w:rsid w:val="00F02E11"/>
    <w:rsid w:val="00F213D8"/>
    <w:rsid w:val="00F400BA"/>
    <w:rsid w:val="00FA7617"/>
    <w:rsid w:val="00FF4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lsdException w:name="heading 6" w:uiPriority="9"/>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0"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0"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C24AF"/>
    <w:pPr>
      <w:spacing w:after="140"/>
      <w:textboxTightWrap w:val="allLines"/>
    </w:pPr>
    <w:rPr>
      <w:rFonts w:ascii="Arial" w:hAnsi="Arial"/>
      <w:sz w:val="24"/>
      <w:szCs w:val="24"/>
    </w:rPr>
  </w:style>
  <w:style w:type="paragraph" w:styleId="Heading1">
    <w:name w:val="heading 1"/>
    <w:next w:val="Normal"/>
    <w:link w:val="Heading1Char"/>
    <w:qFormat/>
    <w:rsid w:val="000C24AF"/>
    <w:pPr>
      <w:keepNext/>
      <w:spacing w:before="140" w:after="280"/>
      <w:outlineLvl w:val="0"/>
    </w:pPr>
    <w:rPr>
      <w:rFonts w:ascii="Arial" w:hAnsi="Arial" w:cs="Arial"/>
      <w:b/>
      <w:bCs/>
      <w:color w:val="003350" w:themeColor="accent1"/>
      <w:spacing w:val="-14"/>
      <w:kern w:val="28"/>
      <w:sz w:val="42"/>
      <w:szCs w:val="32"/>
    </w:rPr>
  </w:style>
  <w:style w:type="paragraph" w:styleId="Heading2">
    <w:name w:val="heading 2"/>
    <w:next w:val="Normal"/>
    <w:link w:val="Heading2Char"/>
    <w:autoRedefine/>
    <w:qFormat/>
    <w:rsid w:val="004046E3"/>
    <w:pPr>
      <w:keepNext/>
      <w:spacing w:before="70" w:after="140"/>
      <w:ind w:left="360"/>
      <w:outlineLvl w:val="1"/>
    </w:pPr>
    <w:rPr>
      <w:rFonts w:ascii="Arial" w:eastAsia="MS Mincho" w:hAnsi="Arial"/>
      <w:b/>
      <w:color w:val="003350" w:themeColor="accent1"/>
      <w:spacing w:val="-8"/>
      <w:kern w:val="28"/>
      <w:sz w:val="35"/>
      <w:szCs w:val="28"/>
    </w:rPr>
  </w:style>
  <w:style w:type="paragraph" w:styleId="Heading3">
    <w:name w:val="heading 3"/>
    <w:basedOn w:val="Heading2"/>
    <w:next w:val="Normal"/>
    <w:link w:val="Heading3Char"/>
    <w:autoRedefine/>
    <w:qFormat/>
    <w:rsid w:val="0078131E"/>
    <w:pPr>
      <w:ind w:left="0"/>
      <w:outlineLvl w:val="2"/>
    </w:pPr>
    <w:rPr>
      <w:rFonts w:cs="Arial"/>
      <w:bCs/>
      <w:sz w:val="28"/>
      <w:szCs w:val="26"/>
    </w:rPr>
  </w:style>
  <w:style w:type="paragraph" w:styleId="Heading4">
    <w:name w:val="heading 4"/>
    <w:basedOn w:val="Normal"/>
    <w:next w:val="Normal"/>
    <w:link w:val="Heading4Char"/>
    <w:qFormat/>
    <w:rsid w:val="000C24AF"/>
    <w:pPr>
      <w:keepNext/>
      <w:spacing w:before="70" w:after="70"/>
      <w:outlineLvl w:val="3"/>
    </w:pPr>
    <w:rPr>
      <w:b/>
      <w:color w:val="003350"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46E3"/>
    <w:rPr>
      <w:rFonts w:ascii="Arial" w:eastAsia="MS Mincho" w:hAnsi="Arial"/>
      <w:b/>
      <w:color w:val="003350" w:themeColor="accent1"/>
      <w:spacing w:val="-8"/>
      <w:kern w:val="28"/>
      <w:sz w:val="35"/>
      <w:szCs w:val="28"/>
    </w:rPr>
  </w:style>
  <w:style w:type="character" w:customStyle="1" w:styleId="Heading1Char">
    <w:name w:val="Heading 1 Char"/>
    <w:basedOn w:val="DefaultParagraphFont"/>
    <w:link w:val="Heading1"/>
    <w:rsid w:val="000C24AF"/>
    <w:rPr>
      <w:rFonts w:ascii="Arial" w:hAnsi="Arial" w:cs="Arial"/>
      <w:b/>
      <w:bCs/>
      <w:color w:val="003350" w:themeColor="accent1"/>
      <w:spacing w:val="-14"/>
      <w:kern w:val="28"/>
      <w:sz w:val="42"/>
      <w:szCs w:val="32"/>
    </w:rPr>
  </w:style>
  <w:style w:type="paragraph" w:styleId="ListParagraph">
    <w:name w:val="List Paragraph"/>
    <w:basedOn w:val="Normal"/>
    <w:link w:val="ListParagraphChar"/>
    <w:uiPriority w:val="34"/>
    <w:qFormat/>
    <w:rsid w:val="00D93D0D"/>
    <w:pPr>
      <w:spacing w:after="180"/>
      <w:ind w:firstLine="360"/>
    </w:pPr>
  </w:style>
  <w:style w:type="character" w:customStyle="1" w:styleId="Heading3Char">
    <w:name w:val="Heading 3 Char"/>
    <w:basedOn w:val="DefaultParagraphFont"/>
    <w:link w:val="Heading3"/>
    <w:rsid w:val="0078131E"/>
    <w:rPr>
      <w:rFonts w:ascii="Arial" w:eastAsia="MS Mincho" w:hAnsi="Arial" w:cs="Arial"/>
      <w:b/>
      <w:bCs/>
      <w:color w:val="003350" w:themeColor="accent1"/>
      <w:spacing w:val="-8"/>
      <w:kern w:val="28"/>
      <w:sz w:val="28"/>
      <w:szCs w:val="26"/>
    </w:rPr>
  </w:style>
  <w:style w:type="paragraph" w:customStyle="1" w:styleId="Bulletlist">
    <w:name w:val="Bullet list"/>
    <w:basedOn w:val="ListParagraph"/>
    <w:link w:val="BulletlistChar"/>
    <w:autoRedefine/>
    <w:qFormat/>
    <w:rsid w:val="00616632"/>
    <w:pPr>
      <w:numPr>
        <w:numId w:val="1"/>
      </w:numPr>
      <w:autoSpaceDE w:val="0"/>
      <w:autoSpaceDN w:val="0"/>
      <w:adjustRightInd w:val="0"/>
      <w:spacing w:after="140"/>
      <w:ind w:left="510" w:hanging="510"/>
      <w:textboxTightWrap w:val="none"/>
    </w:pPr>
    <w:rPr>
      <w:rFonts w:cs="FrutigerLTStd-Light"/>
      <w:szCs w:val="22"/>
    </w:rPr>
  </w:style>
  <w:style w:type="character" w:customStyle="1" w:styleId="BulletlistChar">
    <w:name w:val="Bullet list Char"/>
    <w:basedOn w:val="DefaultParagraphFont"/>
    <w:link w:val="Bulletlist"/>
    <w:rsid w:val="00616632"/>
    <w:rPr>
      <w:rFonts w:ascii="Arial" w:hAnsi="Arial" w:cs="FrutigerLTStd-Light"/>
      <w:sz w:val="24"/>
      <w:szCs w:val="22"/>
    </w:rPr>
  </w:style>
  <w:style w:type="paragraph" w:customStyle="1" w:styleId="Footnote-hanging">
    <w:name w:val="Footnote - hanging"/>
    <w:basedOn w:val="Bulletlist"/>
    <w:link w:val="Footnote-hangingChar"/>
    <w:qFormat/>
    <w:rsid w:val="008D5953"/>
    <w:pPr>
      <w:numPr>
        <w:numId w:val="0"/>
      </w:numPr>
      <w:tabs>
        <w:tab w:val="left" w:pos="284"/>
      </w:tabs>
      <w:spacing w:after="280"/>
      <w:ind w:left="284" w:hanging="284"/>
    </w:pPr>
    <w:rPr>
      <w:sz w:val="18"/>
      <w:szCs w:val="18"/>
    </w:rPr>
  </w:style>
  <w:style w:type="character" w:customStyle="1" w:styleId="Footnote-hangingChar">
    <w:name w:val="Footnote - hanging Char"/>
    <w:basedOn w:val="BulletlistChar"/>
    <w:link w:val="Footnote-hanging"/>
    <w:rsid w:val="008D5953"/>
    <w:rPr>
      <w:rFonts w:ascii="Arial" w:hAnsi="Arial" w:cs="FrutigerLTStd-Light"/>
      <w:sz w:val="18"/>
      <w:szCs w:val="18"/>
    </w:rPr>
  </w:style>
  <w:style w:type="character" w:customStyle="1" w:styleId="Heading4Char">
    <w:name w:val="Heading 4 Char"/>
    <w:basedOn w:val="DefaultParagraphFont"/>
    <w:link w:val="Heading4"/>
    <w:rsid w:val="000C24AF"/>
    <w:rPr>
      <w:rFonts w:ascii="Arial" w:hAnsi="Arial"/>
      <w:b/>
      <w:color w:val="003350" w:themeColor="accent1"/>
      <w:sz w:val="24"/>
    </w:rPr>
  </w:style>
  <w:style w:type="character" w:styleId="Hyperlink">
    <w:name w:val="Hyperlink"/>
    <w:basedOn w:val="DefaultParagraphFont"/>
    <w:uiPriority w:val="99"/>
    <w:unhideWhenUsed/>
    <w:qFormat/>
    <w:rsid w:val="000C24AF"/>
    <w:rPr>
      <w:rFonts w:asciiTheme="minorHAnsi" w:hAnsiTheme="minorHAnsi"/>
      <w:color w:val="0051A3" w:themeColor="text1" w:themeTint="BF"/>
      <w:u w:val="none"/>
    </w:rPr>
  </w:style>
  <w:style w:type="paragraph" w:customStyle="1" w:styleId="Standfirst">
    <w:name w:val="Standfirst"/>
    <w:basedOn w:val="Heading4"/>
    <w:link w:val="StandfirstChar"/>
    <w:autoRedefine/>
    <w:qFormat/>
    <w:rsid w:val="000C24AF"/>
    <w:pPr>
      <w:spacing w:before="0" w:after="140" w:line="420" w:lineRule="atLeast"/>
    </w:pPr>
    <w:rPr>
      <w:color w:val="505050" w:themeColor="accent3"/>
      <w:spacing w:val="4"/>
      <w:kern w:val="28"/>
      <w:sz w:val="28"/>
      <w:szCs w:val="28"/>
    </w:rPr>
  </w:style>
  <w:style w:type="character" w:customStyle="1" w:styleId="StandfirstChar">
    <w:name w:val="Standfirst Char"/>
    <w:basedOn w:val="Heading4Char"/>
    <w:link w:val="Standfirst"/>
    <w:rsid w:val="000C24AF"/>
    <w:rPr>
      <w:rFonts w:ascii="Arial" w:hAnsi="Arial"/>
      <w:b/>
      <w:color w:val="505050" w:themeColor="accent3"/>
      <w:spacing w:val="4"/>
      <w:kern w:val="28"/>
      <w:sz w:val="28"/>
      <w:szCs w:val="28"/>
    </w:rPr>
  </w:style>
  <w:style w:type="paragraph" w:styleId="TOC1">
    <w:name w:val="toc 1"/>
    <w:basedOn w:val="Normal"/>
    <w:next w:val="Normal"/>
    <w:autoRedefine/>
    <w:uiPriority w:val="39"/>
    <w:unhideWhenUsed/>
    <w:qFormat/>
    <w:rsid w:val="008D5953"/>
    <w:pPr>
      <w:pBdr>
        <w:top w:val="single" w:sz="4" w:space="4" w:color="B9B9B9" w:themeColor="accent3" w:themeTint="66"/>
        <w:bottom w:val="single" w:sz="4" w:space="4" w:color="B9B9B9" w:themeColor="accent3" w:themeTint="66"/>
      </w:pBdr>
      <w:tabs>
        <w:tab w:val="right" w:pos="9854"/>
      </w:tabs>
    </w:pPr>
    <w:rPr>
      <w:b/>
      <w:noProof/>
      <w:color w:val="003350" w:themeColor="accent1"/>
      <w:sz w:val="28"/>
    </w:rPr>
  </w:style>
  <w:style w:type="paragraph" w:styleId="TOCHeading">
    <w:name w:val="TOC Heading"/>
    <w:basedOn w:val="Heading1"/>
    <w:next w:val="Normal"/>
    <w:uiPriority w:val="39"/>
    <w:unhideWhenUsed/>
    <w:qFormat/>
    <w:rsid w:val="000C24AF"/>
    <w:pPr>
      <w:keepLines/>
      <w:spacing w:before="480" w:after="0" w:line="276" w:lineRule="auto"/>
      <w:outlineLvl w:val="9"/>
    </w:pPr>
    <w:rPr>
      <w:rFonts w:asciiTheme="majorHAnsi" w:eastAsiaTheme="majorEastAsia" w:hAnsiTheme="majorHAnsi" w:cstheme="majorBidi"/>
      <w:kern w:val="0"/>
      <w:sz w:val="28"/>
      <w:szCs w:val="28"/>
      <w:lang w:val="en-US" w:eastAsia="ja-JP"/>
    </w:rPr>
  </w:style>
  <w:style w:type="paragraph" w:customStyle="1" w:styleId="FrontpageTitle">
    <w:name w:val="Frontpage_Title"/>
    <w:basedOn w:val="Normal"/>
    <w:link w:val="FrontpageTitleChar"/>
    <w:autoRedefine/>
    <w:qFormat/>
    <w:rsid w:val="008D5953"/>
    <w:pPr>
      <w:spacing w:after="280"/>
    </w:pPr>
    <w:rPr>
      <w:color w:val="003350" w:themeColor="accent1"/>
      <w:sz w:val="70"/>
      <w:szCs w:val="84"/>
    </w:rPr>
  </w:style>
  <w:style w:type="character" w:customStyle="1" w:styleId="FrontpageTitleChar">
    <w:name w:val="Frontpage_Title Char"/>
    <w:basedOn w:val="DefaultParagraphFont"/>
    <w:link w:val="FrontpageTitle"/>
    <w:rsid w:val="008D5953"/>
    <w:rPr>
      <w:rFonts w:ascii="Arial" w:hAnsi="Arial"/>
      <w:color w:val="003350" w:themeColor="accent1"/>
      <w:sz w:val="70"/>
      <w:szCs w:val="84"/>
    </w:rPr>
  </w:style>
  <w:style w:type="paragraph" w:customStyle="1" w:styleId="Frontpagesubhead">
    <w:name w:val="Frontpage_subhead"/>
    <w:basedOn w:val="Normal"/>
    <w:link w:val="FrontpagesubheadChar"/>
    <w:autoRedefine/>
    <w:qFormat/>
    <w:rsid w:val="00B77C41"/>
    <w:rPr>
      <w:b/>
      <w:color w:val="003350" w:themeColor="accent1"/>
      <w:sz w:val="35"/>
      <w:szCs w:val="42"/>
    </w:rPr>
  </w:style>
  <w:style w:type="character" w:customStyle="1" w:styleId="FrontpagesubheadChar">
    <w:name w:val="Frontpage_subhead Char"/>
    <w:basedOn w:val="DefaultParagraphFont"/>
    <w:link w:val="Frontpagesubhead"/>
    <w:rsid w:val="00B77C41"/>
    <w:rPr>
      <w:rFonts w:ascii="Arial" w:hAnsi="Arial"/>
      <w:b/>
      <w:color w:val="003350" w:themeColor="accent1"/>
      <w:sz w:val="35"/>
      <w:szCs w:val="42"/>
    </w:rPr>
  </w:style>
  <w:style w:type="paragraph" w:customStyle="1" w:styleId="Footnoteseparator">
    <w:name w:val="Footnote_separator"/>
    <w:basedOn w:val="Heading3"/>
    <w:link w:val="FootnoteseparatorChar"/>
    <w:rsid w:val="000C24AF"/>
    <w:rPr>
      <w:noProof/>
      <w:w w:val="200"/>
      <w:sz w:val="16"/>
      <w:szCs w:val="16"/>
    </w:rPr>
  </w:style>
  <w:style w:type="character" w:customStyle="1" w:styleId="FootnoteseparatorChar">
    <w:name w:val="Footnote_separator Char"/>
    <w:basedOn w:val="Heading3Char"/>
    <w:link w:val="Footnoteseparator"/>
    <w:rsid w:val="000C24AF"/>
    <w:rPr>
      <w:rFonts w:ascii="Arial" w:eastAsia="MS Mincho" w:hAnsi="Arial" w:cs="Arial"/>
      <w:b/>
      <w:bCs/>
      <w:noProof/>
      <w:color w:val="003350" w:themeColor="accent1"/>
      <w:spacing w:val="-8"/>
      <w:w w:val="200"/>
      <w:kern w:val="28"/>
      <w:sz w:val="16"/>
      <w:szCs w:val="16"/>
    </w:rPr>
  </w:style>
  <w:style w:type="paragraph" w:customStyle="1" w:styleId="Numberedlist">
    <w:name w:val="Numbered list"/>
    <w:basedOn w:val="ListParagraph"/>
    <w:link w:val="NumberedlistChar"/>
    <w:qFormat/>
    <w:rsid w:val="000C24AF"/>
    <w:pPr>
      <w:spacing w:after="140"/>
      <w:ind w:left="510" w:hanging="510"/>
    </w:pPr>
  </w:style>
  <w:style w:type="character" w:customStyle="1" w:styleId="NumberedlistChar">
    <w:name w:val="Numbered list Char"/>
    <w:basedOn w:val="DefaultParagraphFont"/>
    <w:link w:val="Numberedlist"/>
    <w:rsid w:val="000C24AF"/>
    <w:rPr>
      <w:rFonts w:ascii="Arial" w:hAnsi="Arial"/>
      <w:sz w:val="24"/>
      <w:szCs w:val="24"/>
    </w:rPr>
  </w:style>
  <w:style w:type="paragraph" w:styleId="TOC2">
    <w:name w:val="toc 2"/>
    <w:basedOn w:val="Normal"/>
    <w:next w:val="Normal"/>
    <w:autoRedefine/>
    <w:uiPriority w:val="39"/>
    <w:unhideWhenUsed/>
    <w:qFormat/>
    <w:rsid w:val="000C24AF"/>
    <w:pPr>
      <w:spacing w:after="100"/>
      <w:ind w:left="220"/>
    </w:pPr>
  </w:style>
  <w:style w:type="paragraph" w:styleId="TOC3">
    <w:name w:val="toc 3"/>
    <w:basedOn w:val="Normal"/>
    <w:next w:val="Normal"/>
    <w:autoRedefine/>
    <w:uiPriority w:val="39"/>
    <w:semiHidden/>
    <w:unhideWhenUsed/>
    <w:qFormat/>
    <w:rsid w:val="000C24AF"/>
    <w:pPr>
      <w:spacing w:after="100" w:line="276" w:lineRule="auto"/>
      <w:ind w:left="440"/>
      <w:textboxTightWrap w:val="none"/>
    </w:pPr>
    <w:rPr>
      <w:rFonts w:asciiTheme="minorHAnsi" w:eastAsiaTheme="minorEastAsia" w:hAnsiTheme="minorHAnsi" w:cstheme="minorBidi"/>
      <w:szCs w:val="22"/>
      <w:lang w:val="en-US" w:eastAsia="ja-JP"/>
    </w:rPr>
  </w:style>
  <w:style w:type="paragraph" w:styleId="Header">
    <w:name w:val="header"/>
    <w:basedOn w:val="Normal"/>
    <w:link w:val="HeaderChar"/>
    <w:uiPriority w:val="99"/>
    <w:unhideWhenUsed/>
    <w:qFormat/>
    <w:rsid w:val="000C24AF"/>
    <w:pPr>
      <w:pBdr>
        <w:bottom w:val="single" w:sz="12" w:space="4" w:color="003350" w:themeColor="accent1"/>
      </w:pBdr>
      <w:tabs>
        <w:tab w:val="left" w:pos="9639"/>
      </w:tabs>
      <w:spacing w:after="0"/>
    </w:pPr>
    <w:rPr>
      <w:b/>
      <w:color w:val="003350" w:themeColor="accent1"/>
      <w:sz w:val="20"/>
    </w:rPr>
  </w:style>
  <w:style w:type="character" w:customStyle="1" w:styleId="HeaderChar">
    <w:name w:val="Header Char"/>
    <w:basedOn w:val="DefaultParagraphFont"/>
    <w:link w:val="Header"/>
    <w:uiPriority w:val="99"/>
    <w:rsid w:val="000C24AF"/>
    <w:rPr>
      <w:rFonts w:ascii="Arial" w:hAnsi="Arial"/>
      <w:b/>
      <w:color w:val="003350" w:themeColor="accent1"/>
      <w:szCs w:val="24"/>
    </w:rPr>
  </w:style>
  <w:style w:type="paragraph" w:styleId="Footer">
    <w:name w:val="footer"/>
    <w:basedOn w:val="Normal"/>
    <w:link w:val="FooterChar"/>
    <w:autoRedefine/>
    <w:uiPriority w:val="99"/>
    <w:unhideWhenUsed/>
    <w:qFormat/>
    <w:rsid w:val="000C24AF"/>
    <w:pPr>
      <w:tabs>
        <w:tab w:val="right" w:pos="9866"/>
      </w:tabs>
      <w:spacing w:after="0"/>
    </w:pPr>
    <w:rPr>
      <w:sz w:val="17"/>
    </w:rPr>
  </w:style>
  <w:style w:type="character" w:customStyle="1" w:styleId="FooterChar">
    <w:name w:val="Footer Char"/>
    <w:basedOn w:val="DefaultParagraphFont"/>
    <w:link w:val="Footer"/>
    <w:uiPriority w:val="99"/>
    <w:rsid w:val="000C24AF"/>
    <w:rPr>
      <w:rFonts w:ascii="Arial" w:hAnsi="Arial"/>
      <w:sz w:val="17"/>
      <w:szCs w:val="24"/>
    </w:rPr>
  </w:style>
  <w:style w:type="character" w:styleId="Strong">
    <w:name w:val="Strong"/>
    <w:aliases w:val="Bold"/>
    <w:qFormat/>
    <w:rsid w:val="000C24AF"/>
    <w:rPr>
      <w:rFonts w:asciiTheme="minorHAnsi" w:hAnsiTheme="minorHAnsi"/>
      <w:b/>
      <w:bCs/>
    </w:rPr>
  </w:style>
  <w:style w:type="paragraph" w:styleId="Quote">
    <w:name w:val="Quote"/>
    <w:basedOn w:val="Normal"/>
    <w:next w:val="Normal"/>
    <w:link w:val="QuoteChar"/>
    <w:uiPriority w:val="29"/>
    <w:qFormat/>
    <w:rsid w:val="000C24AF"/>
    <w:pPr>
      <w:spacing w:before="70" w:after="70"/>
    </w:pPr>
    <w:rPr>
      <w:rFonts w:ascii="Goudy Old Style" w:hAnsi="Goudy Old Style"/>
      <w:i/>
      <w:iCs/>
      <w:color w:val="003350" w:themeColor="accent1"/>
      <w:sz w:val="35"/>
    </w:rPr>
  </w:style>
  <w:style w:type="character" w:customStyle="1" w:styleId="QuoteChar">
    <w:name w:val="Quote Char"/>
    <w:basedOn w:val="DefaultParagraphFont"/>
    <w:link w:val="Quote"/>
    <w:uiPriority w:val="29"/>
    <w:rsid w:val="000C24AF"/>
    <w:rPr>
      <w:rFonts w:ascii="Goudy Old Style" w:hAnsi="Goudy Old Style"/>
      <w:i/>
      <w:iCs/>
      <w:color w:val="003350" w:themeColor="accent1"/>
      <w:sz w:val="35"/>
      <w:szCs w:val="24"/>
    </w:rPr>
  </w:style>
  <w:style w:type="character" w:customStyle="1" w:styleId="ListParagraphChar">
    <w:name w:val="List Paragraph Char"/>
    <w:basedOn w:val="DefaultParagraphFont"/>
    <w:link w:val="ListParagraph"/>
    <w:uiPriority w:val="34"/>
    <w:rsid w:val="001D243C"/>
    <w:rPr>
      <w:rFonts w:ascii="Arial" w:hAnsi="Arial"/>
      <w:sz w:val="24"/>
      <w:szCs w:val="24"/>
    </w:rPr>
  </w:style>
  <w:style w:type="character" w:styleId="FootnoteReference">
    <w:name w:val="footnote reference"/>
    <w:basedOn w:val="DefaultParagraphFont"/>
    <w:uiPriority w:val="99"/>
    <w:semiHidden/>
    <w:unhideWhenUsed/>
    <w:rsid w:val="001D243C"/>
    <w:rPr>
      <w:vertAlign w:val="superscript"/>
    </w:rPr>
  </w:style>
  <w:style w:type="paragraph" w:styleId="BalloonText">
    <w:name w:val="Balloon Text"/>
    <w:basedOn w:val="Normal"/>
    <w:link w:val="BalloonTextChar"/>
    <w:uiPriority w:val="99"/>
    <w:semiHidden/>
    <w:unhideWhenUsed/>
    <w:rsid w:val="003D3A4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42"/>
    <w:rPr>
      <w:rFonts w:ascii="Tahoma" w:hAnsi="Tahoma" w:cs="Tahoma"/>
      <w:sz w:val="16"/>
      <w:szCs w:val="16"/>
    </w:rPr>
  </w:style>
  <w:style w:type="character" w:styleId="CommentReference">
    <w:name w:val="annotation reference"/>
    <w:basedOn w:val="DefaultParagraphFont"/>
    <w:uiPriority w:val="99"/>
    <w:semiHidden/>
    <w:unhideWhenUsed/>
    <w:rsid w:val="00587519"/>
    <w:rPr>
      <w:sz w:val="16"/>
      <w:szCs w:val="16"/>
    </w:rPr>
  </w:style>
  <w:style w:type="paragraph" w:styleId="CommentText">
    <w:name w:val="annotation text"/>
    <w:basedOn w:val="Normal"/>
    <w:link w:val="CommentTextChar"/>
    <w:uiPriority w:val="99"/>
    <w:semiHidden/>
    <w:unhideWhenUsed/>
    <w:rsid w:val="00587519"/>
    <w:rPr>
      <w:sz w:val="20"/>
      <w:szCs w:val="20"/>
    </w:rPr>
  </w:style>
  <w:style w:type="character" w:customStyle="1" w:styleId="CommentTextChar">
    <w:name w:val="Comment Text Char"/>
    <w:basedOn w:val="DefaultParagraphFont"/>
    <w:link w:val="CommentText"/>
    <w:uiPriority w:val="99"/>
    <w:semiHidden/>
    <w:rsid w:val="00587519"/>
    <w:rPr>
      <w:rFonts w:ascii="Arial" w:hAnsi="Arial"/>
    </w:rPr>
  </w:style>
  <w:style w:type="paragraph" w:styleId="CommentSubject">
    <w:name w:val="annotation subject"/>
    <w:basedOn w:val="CommentText"/>
    <w:next w:val="CommentText"/>
    <w:link w:val="CommentSubjectChar"/>
    <w:uiPriority w:val="99"/>
    <w:semiHidden/>
    <w:unhideWhenUsed/>
    <w:rsid w:val="00587519"/>
    <w:rPr>
      <w:b/>
      <w:bCs/>
    </w:rPr>
  </w:style>
  <w:style w:type="character" w:customStyle="1" w:styleId="CommentSubjectChar">
    <w:name w:val="Comment Subject Char"/>
    <w:basedOn w:val="CommentTextChar"/>
    <w:link w:val="CommentSubject"/>
    <w:uiPriority w:val="99"/>
    <w:semiHidden/>
    <w:rsid w:val="00587519"/>
    <w:rPr>
      <w:rFonts w:ascii="Arial" w:hAnsi="Arial"/>
      <w:b/>
      <w:bCs/>
    </w:rPr>
  </w:style>
  <w:style w:type="paragraph" w:styleId="Revision">
    <w:name w:val="Revision"/>
    <w:hidden/>
    <w:uiPriority w:val="99"/>
    <w:semiHidden/>
    <w:rsid w:val="002662EB"/>
    <w:rPr>
      <w:rFonts w:ascii="Arial" w:hAnsi="Arial"/>
      <w:sz w:val="24"/>
      <w:szCs w:val="24"/>
    </w:rPr>
  </w:style>
  <w:style w:type="paragraph" w:styleId="FootnoteText">
    <w:name w:val="footnote text"/>
    <w:basedOn w:val="Normal"/>
    <w:link w:val="FootnoteTextChar"/>
    <w:uiPriority w:val="99"/>
    <w:semiHidden/>
    <w:unhideWhenUsed/>
    <w:rsid w:val="006765A4"/>
    <w:pPr>
      <w:spacing w:after="0"/>
    </w:pPr>
    <w:rPr>
      <w:sz w:val="20"/>
      <w:szCs w:val="20"/>
    </w:rPr>
  </w:style>
  <w:style w:type="character" w:customStyle="1" w:styleId="FootnoteTextChar">
    <w:name w:val="Footnote Text Char"/>
    <w:basedOn w:val="DefaultParagraphFont"/>
    <w:link w:val="FootnoteText"/>
    <w:uiPriority w:val="99"/>
    <w:semiHidden/>
    <w:rsid w:val="006765A4"/>
    <w:rPr>
      <w:rFonts w:ascii="Arial"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lsdException w:name="heading 6" w:uiPriority="9"/>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0"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0"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C24AF"/>
    <w:pPr>
      <w:spacing w:after="140"/>
      <w:textboxTightWrap w:val="allLines"/>
    </w:pPr>
    <w:rPr>
      <w:rFonts w:ascii="Arial" w:hAnsi="Arial"/>
      <w:sz w:val="24"/>
      <w:szCs w:val="24"/>
    </w:rPr>
  </w:style>
  <w:style w:type="paragraph" w:styleId="Heading1">
    <w:name w:val="heading 1"/>
    <w:next w:val="Normal"/>
    <w:link w:val="Heading1Char"/>
    <w:qFormat/>
    <w:rsid w:val="000C24AF"/>
    <w:pPr>
      <w:keepNext/>
      <w:spacing w:before="140" w:after="280"/>
      <w:outlineLvl w:val="0"/>
    </w:pPr>
    <w:rPr>
      <w:rFonts w:ascii="Arial" w:hAnsi="Arial" w:cs="Arial"/>
      <w:b/>
      <w:bCs/>
      <w:color w:val="003350" w:themeColor="accent1"/>
      <w:spacing w:val="-14"/>
      <w:kern w:val="28"/>
      <w:sz w:val="42"/>
      <w:szCs w:val="32"/>
    </w:rPr>
  </w:style>
  <w:style w:type="paragraph" w:styleId="Heading2">
    <w:name w:val="heading 2"/>
    <w:next w:val="Normal"/>
    <w:link w:val="Heading2Char"/>
    <w:autoRedefine/>
    <w:qFormat/>
    <w:rsid w:val="004046E3"/>
    <w:pPr>
      <w:keepNext/>
      <w:spacing w:before="70" w:after="140"/>
      <w:ind w:left="360"/>
      <w:outlineLvl w:val="1"/>
    </w:pPr>
    <w:rPr>
      <w:rFonts w:ascii="Arial" w:eastAsia="MS Mincho" w:hAnsi="Arial"/>
      <w:b/>
      <w:color w:val="003350" w:themeColor="accent1"/>
      <w:spacing w:val="-8"/>
      <w:kern w:val="28"/>
      <w:sz w:val="35"/>
      <w:szCs w:val="28"/>
    </w:rPr>
  </w:style>
  <w:style w:type="paragraph" w:styleId="Heading3">
    <w:name w:val="heading 3"/>
    <w:basedOn w:val="Heading2"/>
    <w:next w:val="Normal"/>
    <w:link w:val="Heading3Char"/>
    <w:autoRedefine/>
    <w:qFormat/>
    <w:rsid w:val="0078131E"/>
    <w:pPr>
      <w:ind w:left="0"/>
      <w:outlineLvl w:val="2"/>
    </w:pPr>
    <w:rPr>
      <w:rFonts w:cs="Arial"/>
      <w:bCs/>
      <w:sz w:val="28"/>
      <w:szCs w:val="26"/>
    </w:rPr>
  </w:style>
  <w:style w:type="paragraph" w:styleId="Heading4">
    <w:name w:val="heading 4"/>
    <w:basedOn w:val="Normal"/>
    <w:next w:val="Normal"/>
    <w:link w:val="Heading4Char"/>
    <w:qFormat/>
    <w:rsid w:val="000C24AF"/>
    <w:pPr>
      <w:keepNext/>
      <w:spacing w:before="70" w:after="70"/>
      <w:outlineLvl w:val="3"/>
    </w:pPr>
    <w:rPr>
      <w:b/>
      <w:color w:val="003350"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46E3"/>
    <w:rPr>
      <w:rFonts w:ascii="Arial" w:eastAsia="MS Mincho" w:hAnsi="Arial"/>
      <w:b/>
      <w:color w:val="003350" w:themeColor="accent1"/>
      <w:spacing w:val="-8"/>
      <w:kern w:val="28"/>
      <w:sz w:val="35"/>
      <w:szCs w:val="28"/>
    </w:rPr>
  </w:style>
  <w:style w:type="character" w:customStyle="1" w:styleId="Heading1Char">
    <w:name w:val="Heading 1 Char"/>
    <w:basedOn w:val="DefaultParagraphFont"/>
    <w:link w:val="Heading1"/>
    <w:rsid w:val="000C24AF"/>
    <w:rPr>
      <w:rFonts w:ascii="Arial" w:hAnsi="Arial" w:cs="Arial"/>
      <w:b/>
      <w:bCs/>
      <w:color w:val="003350" w:themeColor="accent1"/>
      <w:spacing w:val="-14"/>
      <w:kern w:val="28"/>
      <w:sz w:val="42"/>
      <w:szCs w:val="32"/>
    </w:rPr>
  </w:style>
  <w:style w:type="paragraph" w:styleId="ListParagraph">
    <w:name w:val="List Paragraph"/>
    <w:basedOn w:val="Normal"/>
    <w:link w:val="ListParagraphChar"/>
    <w:uiPriority w:val="34"/>
    <w:qFormat/>
    <w:rsid w:val="00D93D0D"/>
    <w:pPr>
      <w:spacing w:after="180"/>
      <w:ind w:firstLine="360"/>
    </w:pPr>
  </w:style>
  <w:style w:type="character" w:customStyle="1" w:styleId="Heading3Char">
    <w:name w:val="Heading 3 Char"/>
    <w:basedOn w:val="DefaultParagraphFont"/>
    <w:link w:val="Heading3"/>
    <w:rsid w:val="0078131E"/>
    <w:rPr>
      <w:rFonts w:ascii="Arial" w:eastAsia="MS Mincho" w:hAnsi="Arial" w:cs="Arial"/>
      <w:b/>
      <w:bCs/>
      <w:color w:val="003350" w:themeColor="accent1"/>
      <w:spacing w:val="-8"/>
      <w:kern w:val="28"/>
      <w:sz w:val="28"/>
      <w:szCs w:val="26"/>
    </w:rPr>
  </w:style>
  <w:style w:type="paragraph" w:customStyle="1" w:styleId="Bulletlist">
    <w:name w:val="Bullet list"/>
    <w:basedOn w:val="ListParagraph"/>
    <w:link w:val="BulletlistChar"/>
    <w:autoRedefine/>
    <w:qFormat/>
    <w:rsid w:val="00616632"/>
    <w:pPr>
      <w:numPr>
        <w:numId w:val="1"/>
      </w:numPr>
      <w:autoSpaceDE w:val="0"/>
      <w:autoSpaceDN w:val="0"/>
      <w:adjustRightInd w:val="0"/>
      <w:spacing w:after="140"/>
      <w:ind w:left="510" w:hanging="510"/>
      <w:textboxTightWrap w:val="none"/>
    </w:pPr>
    <w:rPr>
      <w:rFonts w:cs="FrutigerLTStd-Light"/>
      <w:szCs w:val="22"/>
    </w:rPr>
  </w:style>
  <w:style w:type="character" w:customStyle="1" w:styleId="BulletlistChar">
    <w:name w:val="Bullet list Char"/>
    <w:basedOn w:val="DefaultParagraphFont"/>
    <w:link w:val="Bulletlist"/>
    <w:rsid w:val="00616632"/>
    <w:rPr>
      <w:rFonts w:ascii="Arial" w:hAnsi="Arial" w:cs="FrutigerLTStd-Light"/>
      <w:sz w:val="24"/>
      <w:szCs w:val="22"/>
    </w:rPr>
  </w:style>
  <w:style w:type="paragraph" w:customStyle="1" w:styleId="Footnote-hanging">
    <w:name w:val="Footnote - hanging"/>
    <w:basedOn w:val="Bulletlist"/>
    <w:link w:val="Footnote-hangingChar"/>
    <w:qFormat/>
    <w:rsid w:val="008D5953"/>
    <w:pPr>
      <w:numPr>
        <w:numId w:val="0"/>
      </w:numPr>
      <w:tabs>
        <w:tab w:val="left" w:pos="284"/>
      </w:tabs>
      <w:spacing w:after="280"/>
      <w:ind w:left="284" w:hanging="284"/>
    </w:pPr>
    <w:rPr>
      <w:sz w:val="18"/>
      <w:szCs w:val="18"/>
    </w:rPr>
  </w:style>
  <w:style w:type="character" w:customStyle="1" w:styleId="Footnote-hangingChar">
    <w:name w:val="Footnote - hanging Char"/>
    <w:basedOn w:val="BulletlistChar"/>
    <w:link w:val="Footnote-hanging"/>
    <w:rsid w:val="008D5953"/>
    <w:rPr>
      <w:rFonts w:ascii="Arial" w:hAnsi="Arial" w:cs="FrutigerLTStd-Light"/>
      <w:sz w:val="18"/>
      <w:szCs w:val="18"/>
    </w:rPr>
  </w:style>
  <w:style w:type="character" w:customStyle="1" w:styleId="Heading4Char">
    <w:name w:val="Heading 4 Char"/>
    <w:basedOn w:val="DefaultParagraphFont"/>
    <w:link w:val="Heading4"/>
    <w:rsid w:val="000C24AF"/>
    <w:rPr>
      <w:rFonts w:ascii="Arial" w:hAnsi="Arial"/>
      <w:b/>
      <w:color w:val="003350" w:themeColor="accent1"/>
      <w:sz w:val="24"/>
    </w:rPr>
  </w:style>
  <w:style w:type="character" w:styleId="Hyperlink">
    <w:name w:val="Hyperlink"/>
    <w:basedOn w:val="DefaultParagraphFont"/>
    <w:uiPriority w:val="99"/>
    <w:unhideWhenUsed/>
    <w:qFormat/>
    <w:rsid w:val="000C24AF"/>
    <w:rPr>
      <w:rFonts w:asciiTheme="minorHAnsi" w:hAnsiTheme="minorHAnsi"/>
      <w:color w:val="0051A3" w:themeColor="text1" w:themeTint="BF"/>
      <w:u w:val="none"/>
    </w:rPr>
  </w:style>
  <w:style w:type="paragraph" w:customStyle="1" w:styleId="Standfirst">
    <w:name w:val="Standfirst"/>
    <w:basedOn w:val="Heading4"/>
    <w:link w:val="StandfirstChar"/>
    <w:autoRedefine/>
    <w:qFormat/>
    <w:rsid w:val="000C24AF"/>
    <w:pPr>
      <w:spacing w:before="0" w:after="140" w:line="420" w:lineRule="atLeast"/>
    </w:pPr>
    <w:rPr>
      <w:color w:val="505050" w:themeColor="accent3"/>
      <w:spacing w:val="4"/>
      <w:kern w:val="28"/>
      <w:sz w:val="28"/>
      <w:szCs w:val="28"/>
    </w:rPr>
  </w:style>
  <w:style w:type="character" w:customStyle="1" w:styleId="StandfirstChar">
    <w:name w:val="Standfirst Char"/>
    <w:basedOn w:val="Heading4Char"/>
    <w:link w:val="Standfirst"/>
    <w:rsid w:val="000C24AF"/>
    <w:rPr>
      <w:rFonts w:ascii="Arial" w:hAnsi="Arial"/>
      <w:b/>
      <w:color w:val="505050" w:themeColor="accent3"/>
      <w:spacing w:val="4"/>
      <w:kern w:val="28"/>
      <w:sz w:val="28"/>
      <w:szCs w:val="28"/>
    </w:rPr>
  </w:style>
  <w:style w:type="paragraph" w:styleId="TOC1">
    <w:name w:val="toc 1"/>
    <w:basedOn w:val="Normal"/>
    <w:next w:val="Normal"/>
    <w:autoRedefine/>
    <w:uiPriority w:val="39"/>
    <w:unhideWhenUsed/>
    <w:qFormat/>
    <w:rsid w:val="008D5953"/>
    <w:pPr>
      <w:pBdr>
        <w:top w:val="single" w:sz="4" w:space="4" w:color="B9B9B9" w:themeColor="accent3" w:themeTint="66"/>
        <w:bottom w:val="single" w:sz="4" w:space="4" w:color="B9B9B9" w:themeColor="accent3" w:themeTint="66"/>
      </w:pBdr>
      <w:tabs>
        <w:tab w:val="right" w:pos="9854"/>
      </w:tabs>
    </w:pPr>
    <w:rPr>
      <w:b/>
      <w:noProof/>
      <w:color w:val="003350" w:themeColor="accent1"/>
      <w:sz w:val="28"/>
    </w:rPr>
  </w:style>
  <w:style w:type="paragraph" w:styleId="TOCHeading">
    <w:name w:val="TOC Heading"/>
    <w:basedOn w:val="Heading1"/>
    <w:next w:val="Normal"/>
    <w:uiPriority w:val="39"/>
    <w:unhideWhenUsed/>
    <w:qFormat/>
    <w:rsid w:val="000C24AF"/>
    <w:pPr>
      <w:keepLines/>
      <w:spacing w:before="480" w:after="0" w:line="276" w:lineRule="auto"/>
      <w:outlineLvl w:val="9"/>
    </w:pPr>
    <w:rPr>
      <w:rFonts w:asciiTheme="majorHAnsi" w:eastAsiaTheme="majorEastAsia" w:hAnsiTheme="majorHAnsi" w:cstheme="majorBidi"/>
      <w:kern w:val="0"/>
      <w:sz w:val="28"/>
      <w:szCs w:val="28"/>
      <w:lang w:val="en-US" w:eastAsia="ja-JP"/>
    </w:rPr>
  </w:style>
  <w:style w:type="paragraph" w:customStyle="1" w:styleId="FrontpageTitle">
    <w:name w:val="Frontpage_Title"/>
    <w:basedOn w:val="Normal"/>
    <w:link w:val="FrontpageTitleChar"/>
    <w:autoRedefine/>
    <w:qFormat/>
    <w:rsid w:val="008D5953"/>
    <w:pPr>
      <w:spacing w:after="280"/>
    </w:pPr>
    <w:rPr>
      <w:color w:val="003350" w:themeColor="accent1"/>
      <w:sz w:val="70"/>
      <w:szCs w:val="84"/>
    </w:rPr>
  </w:style>
  <w:style w:type="character" w:customStyle="1" w:styleId="FrontpageTitleChar">
    <w:name w:val="Frontpage_Title Char"/>
    <w:basedOn w:val="DefaultParagraphFont"/>
    <w:link w:val="FrontpageTitle"/>
    <w:rsid w:val="008D5953"/>
    <w:rPr>
      <w:rFonts w:ascii="Arial" w:hAnsi="Arial"/>
      <w:color w:val="003350" w:themeColor="accent1"/>
      <w:sz w:val="70"/>
      <w:szCs w:val="84"/>
    </w:rPr>
  </w:style>
  <w:style w:type="paragraph" w:customStyle="1" w:styleId="Frontpagesubhead">
    <w:name w:val="Frontpage_subhead"/>
    <w:basedOn w:val="Normal"/>
    <w:link w:val="FrontpagesubheadChar"/>
    <w:autoRedefine/>
    <w:qFormat/>
    <w:rsid w:val="00B77C41"/>
    <w:rPr>
      <w:b/>
      <w:color w:val="003350" w:themeColor="accent1"/>
      <w:sz w:val="35"/>
      <w:szCs w:val="42"/>
    </w:rPr>
  </w:style>
  <w:style w:type="character" w:customStyle="1" w:styleId="FrontpagesubheadChar">
    <w:name w:val="Frontpage_subhead Char"/>
    <w:basedOn w:val="DefaultParagraphFont"/>
    <w:link w:val="Frontpagesubhead"/>
    <w:rsid w:val="00B77C41"/>
    <w:rPr>
      <w:rFonts w:ascii="Arial" w:hAnsi="Arial"/>
      <w:b/>
      <w:color w:val="003350" w:themeColor="accent1"/>
      <w:sz w:val="35"/>
      <w:szCs w:val="42"/>
    </w:rPr>
  </w:style>
  <w:style w:type="paragraph" w:customStyle="1" w:styleId="Footnoteseparator">
    <w:name w:val="Footnote_separator"/>
    <w:basedOn w:val="Heading3"/>
    <w:link w:val="FootnoteseparatorChar"/>
    <w:rsid w:val="000C24AF"/>
    <w:rPr>
      <w:noProof/>
      <w:w w:val="200"/>
      <w:sz w:val="16"/>
      <w:szCs w:val="16"/>
    </w:rPr>
  </w:style>
  <w:style w:type="character" w:customStyle="1" w:styleId="FootnoteseparatorChar">
    <w:name w:val="Footnote_separator Char"/>
    <w:basedOn w:val="Heading3Char"/>
    <w:link w:val="Footnoteseparator"/>
    <w:rsid w:val="000C24AF"/>
    <w:rPr>
      <w:rFonts w:ascii="Arial" w:eastAsia="MS Mincho" w:hAnsi="Arial" w:cs="Arial"/>
      <w:b/>
      <w:bCs/>
      <w:noProof/>
      <w:color w:val="003350" w:themeColor="accent1"/>
      <w:spacing w:val="-8"/>
      <w:w w:val="200"/>
      <w:kern w:val="28"/>
      <w:sz w:val="16"/>
      <w:szCs w:val="16"/>
    </w:rPr>
  </w:style>
  <w:style w:type="paragraph" w:customStyle="1" w:styleId="Numberedlist">
    <w:name w:val="Numbered list"/>
    <w:basedOn w:val="ListParagraph"/>
    <w:link w:val="NumberedlistChar"/>
    <w:qFormat/>
    <w:rsid w:val="000C24AF"/>
    <w:pPr>
      <w:spacing w:after="140"/>
      <w:ind w:left="510" w:hanging="510"/>
    </w:pPr>
  </w:style>
  <w:style w:type="character" w:customStyle="1" w:styleId="NumberedlistChar">
    <w:name w:val="Numbered list Char"/>
    <w:basedOn w:val="DefaultParagraphFont"/>
    <w:link w:val="Numberedlist"/>
    <w:rsid w:val="000C24AF"/>
    <w:rPr>
      <w:rFonts w:ascii="Arial" w:hAnsi="Arial"/>
      <w:sz w:val="24"/>
      <w:szCs w:val="24"/>
    </w:rPr>
  </w:style>
  <w:style w:type="paragraph" w:styleId="TOC2">
    <w:name w:val="toc 2"/>
    <w:basedOn w:val="Normal"/>
    <w:next w:val="Normal"/>
    <w:autoRedefine/>
    <w:uiPriority w:val="39"/>
    <w:unhideWhenUsed/>
    <w:qFormat/>
    <w:rsid w:val="000C24AF"/>
    <w:pPr>
      <w:spacing w:after="100"/>
      <w:ind w:left="220"/>
    </w:pPr>
  </w:style>
  <w:style w:type="paragraph" w:styleId="TOC3">
    <w:name w:val="toc 3"/>
    <w:basedOn w:val="Normal"/>
    <w:next w:val="Normal"/>
    <w:autoRedefine/>
    <w:uiPriority w:val="39"/>
    <w:semiHidden/>
    <w:unhideWhenUsed/>
    <w:qFormat/>
    <w:rsid w:val="000C24AF"/>
    <w:pPr>
      <w:spacing w:after="100" w:line="276" w:lineRule="auto"/>
      <w:ind w:left="440"/>
      <w:textboxTightWrap w:val="none"/>
    </w:pPr>
    <w:rPr>
      <w:rFonts w:asciiTheme="minorHAnsi" w:eastAsiaTheme="minorEastAsia" w:hAnsiTheme="minorHAnsi" w:cstheme="minorBidi"/>
      <w:szCs w:val="22"/>
      <w:lang w:val="en-US" w:eastAsia="ja-JP"/>
    </w:rPr>
  </w:style>
  <w:style w:type="paragraph" w:styleId="Header">
    <w:name w:val="header"/>
    <w:basedOn w:val="Normal"/>
    <w:link w:val="HeaderChar"/>
    <w:uiPriority w:val="99"/>
    <w:unhideWhenUsed/>
    <w:qFormat/>
    <w:rsid w:val="000C24AF"/>
    <w:pPr>
      <w:pBdr>
        <w:bottom w:val="single" w:sz="12" w:space="4" w:color="003350" w:themeColor="accent1"/>
      </w:pBdr>
      <w:tabs>
        <w:tab w:val="left" w:pos="9639"/>
      </w:tabs>
      <w:spacing w:after="0"/>
    </w:pPr>
    <w:rPr>
      <w:b/>
      <w:color w:val="003350" w:themeColor="accent1"/>
      <w:sz w:val="20"/>
    </w:rPr>
  </w:style>
  <w:style w:type="character" w:customStyle="1" w:styleId="HeaderChar">
    <w:name w:val="Header Char"/>
    <w:basedOn w:val="DefaultParagraphFont"/>
    <w:link w:val="Header"/>
    <w:uiPriority w:val="99"/>
    <w:rsid w:val="000C24AF"/>
    <w:rPr>
      <w:rFonts w:ascii="Arial" w:hAnsi="Arial"/>
      <w:b/>
      <w:color w:val="003350" w:themeColor="accent1"/>
      <w:szCs w:val="24"/>
    </w:rPr>
  </w:style>
  <w:style w:type="paragraph" w:styleId="Footer">
    <w:name w:val="footer"/>
    <w:basedOn w:val="Normal"/>
    <w:link w:val="FooterChar"/>
    <w:autoRedefine/>
    <w:uiPriority w:val="99"/>
    <w:unhideWhenUsed/>
    <w:qFormat/>
    <w:rsid w:val="000C24AF"/>
    <w:pPr>
      <w:tabs>
        <w:tab w:val="right" w:pos="9866"/>
      </w:tabs>
      <w:spacing w:after="0"/>
    </w:pPr>
    <w:rPr>
      <w:sz w:val="17"/>
    </w:rPr>
  </w:style>
  <w:style w:type="character" w:customStyle="1" w:styleId="FooterChar">
    <w:name w:val="Footer Char"/>
    <w:basedOn w:val="DefaultParagraphFont"/>
    <w:link w:val="Footer"/>
    <w:uiPriority w:val="99"/>
    <w:rsid w:val="000C24AF"/>
    <w:rPr>
      <w:rFonts w:ascii="Arial" w:hAnsi="Arial"/>
      <w:sz w:val="17"/>
      <w:szCs w:val="24"/>
    </w:rPr>
  </w:style>
  <w:style w:type="character" w:styleId="Strong">
    <w:name w:val="Strong"/>
    <w:aliases w:val="Bold"/>
    <w:qFormat/>
    <w:rsid w:val="000C24AF"/>
    <w:rPr>
      <w:rFonts w:asciiTheme="minorHAnsi" w:hAnsiTheme="minorHAnsi"/>
      <w:b/>
      <w:bCs/>
    </w:rPr>
  </w:style>
  <w:style w:type="paragraph" w:styleId="Quote">
    <w:name w:val="Quote"/>
    <w:basedOn w:val="Normal"/>
    <w:next w:val="Normal"/>
    <w:link w:val="QuoteChar"/>
    <w:uiPriority w:val="29"/>
    <w:qFormat/>
    <w:rsid w:val="000C24AF"/>
    <w:pPr>
      <w:spacing w:before="70" w:after="70"/>
    </w:pPr>
    <w:rPr>
      <w:rFonts w:ascii="Goudy Old Style" w:hAnsi="Goudy Old Style"/>
      <w:i/>
      <w:iCs/>
      <w:color w:val="003350" w:themeColor="accent1"/>
      <w:sz w:val="35"/>
    </w:rPr>
  </w:style>
  <w:style w:type="character" w:customStyle="1" w:styleId="QuoteChar">
    <w:name w:val="Quote Char"/>
    <w:basedOn w:val="DefaultParagraphFont"/>
    <w:link w:val="Quote"/>
    <w:uiPriority w:val="29"/>
    <w:rsid w:val="000C24AF"/>
    <w:rPr>
      <w:rFonts w:ascii="Goudy Old Style" w:hAnsi="Goudy Old Style"/>
      <w:i/>
      <w:iCs/>
      <w:color w:val="003350" w:themeColor="accent1"/>
      <w:sz w:val="35"/>
      <w:szCs w:val="24"/>
    </w:rPr>
  </w:style>
  <w:style w:type="character" w:customStyle="1" w:styleId="ListParagraphChar">
    <w:name w:val="List Paragraph Char"/>
    <w:basedOn w:val="DefaultParagraphFont"/>
    <w:link w:val="ListParagraph"/>
    <w:uiPriority w:val="34"/>
    <w:rsid w:val="001D243C"/>
    <w:rPr>
      <w:rFonts w:ascii="Arial" w:hAnsi="Arial"/>
      <w:sz w:val="24"/>
      <w:szCs w:val="24"/>
    </w:rPr>
  </w:style>
  <w:style w:type="character" w:styleId="FootnoteReference">
    <w:name w:val="footnote reference"/>
    <w:basedOn w:val="DefaultParagraphFont"/>
    <w:uiPriority w:val="99"/>
    <w:semiHidden/>
    <w:unhideWhenUsed/>
    <w:rsid w:val="001D243C"/>
    <w:rPr>
      <w:vertAlign w:val="superscript"/>
    </w:rPr>
  </w:style>
  <w:style w:type="paragraph" w:styleId="BalloonText">
    <w:name w:val="Balloon Text"/>
    <w:basedOn w:val="Normal"/>
    <w:link w:val="BalloonTextChar"/>
    <w:uiPriority w:val="99"/>
    <w:semiHidden/>
    <w:unhideWhenUsed/>
    <w:rsid w:val="003D3A4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42"/>
    <w:rPr>
      <w:rFonts w:ascii="Tahoma" w:hAnsi="Tahoma" w:cs="Tahoma"/>
      <w:sz w:val="16"/>
      <w:szCs w:val="16"/>
    </w:rPr>
  </w:style>
  <w:style w:type="character" w:styleId="CommentReference">
    <w:name w:val="annotation reference"/>
    <w:basedOn w:val="DefaultParagraphFont"/>
    <w:uiPriority w:val="99"/>
    <w:semiHidden/>
    <w:unhideWhenUsed/>
    <w:rsid w:val="00587519"/>
    <w:rPr>
      <w:sz w:val="16"/>
      <w:szCs w:val="16"/>
    </w:rPr>
  </w:style>
  <w:style w:type="paragraph" w:styleId="CommentText">
    <w:name w:val="annotation text"/>
    <w:basedOn w:val="Normal"/>
    <w:link w:val="CommentTextChar"/>
    <w:uiPriority w:val="99"/>
    <w:semiHidden/>
    <w:unhideWhenUsed/>
    <w:rsid w:val="00587519"/>
    <w:rPr>
      <w:sz w:val="20"/>
      <w:szCs w:val="20"/>
    </w:rPr>
  </w:style>
  <w:style w:type="character" w:customStyle="1" w:styleId="CommentTextChar">
    <w:name w:val="Comment Text Char"/>
    <w:basedOn w:val="DefaultParagraphFont"/>
    <w:link w:val="CommentText"/>
    <w:uiPriority w:val="99"/>
    <w:semiHidden/>
    <w:rsid w:val="00587519"/>
    <w:rPr>
      <w:rFonts w:ascii="Arial" w:hAnsi="Arial"/>
    </w:rPr>
  </w:style>
  <w:style w:type="paragraph" w:styleId="CommentSubject">
    <w:name w:val="annotation subject"/>
    <w:basedOn w:val="CommentText"/>
    <w:next w:val="CommentText"/>
    <w:link w:val="CommentSubjectChar"/>
    <w:uiPriority w:val="99"/>
    <w:semiHidden/>
    <w:unhideWhenUsed/>
    <w:rsid w:val="00587519"/>
    <w:rPr>
      <w:b/>
      <w:bCs/>
    </w:rPr>
  </w:style>
  <w:style w:type="character" w:customStyle="1" w:styleId="CommentSubjectChar">
    <w:name w:val="Comment Subject Char"/>
    <w:basedOn w:val="CommentTextChar"/>
    <w:link w:val="CommentSubject"/>
    <w:uiPriority w:val="99"/>
    <w:semiHidden/>
    <w:rsid w:val="00587519"/>
    <w:rPr>
      <w:rFonts w:ascii="Arial" w:hAnsi="Arial"/>
      <w:b/>
      <w:bCs/>
    </w:rPr>
  </w:style>
  <w:style w:type="paragraph" w:styleId="Revision">
    <w:name w:val="Revision"/>
    <w:hidden/>
    <w:uiPriority w:val="99"/>
    <w:semiHidden/>
    <w:rsid w:val="002662EB"/>
    <w:rPr>
      <w:rFonts w:ascii="Arial" w:hAnsi="Arial"/>
      <w:sz w:val="24"/>
      <w:szCs w:val="24"/>
    </w:rPr>
  </w:style>
  <w:style w:type="paragraph" w:styleId="FootnoteText">
    <w:name w:val="footnote text"/>
    <w:basedOn w:val="Normal"/>
    <w:link w:val="FootnoteTextChar"/>
    <w:uiPriority w:val="99"/>
    <w:semiHidden/>
    <w:unhideWhenUsed/>
    <w:rsid w:val="006765A4"/>
    <w:pPr>
      <w:spacing w:after="0"/>
    </w:pPr>
    <w:rPr>
      <w:sz w:val="20"/>
      <w:szCs w:val="20"/>
    </w:rPr>
  </w:style>
  <w:style w:type="character" w:customStyle="1" w:styleId="FootnoteTextChar">
    <w:name w:val="Footnote Text Char"/>
    <w:basedOn w:val="DefaultParagraphFont"/>
    <w:link w:val="FootnoteText"/>
    <w:uiPriority w:val="99"/>
    <w:semiHidden/>
    <w:rsid w:val="006765A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do1\Local%20Settings\Temporary%20Internet%20Files\Content.IE5\11BYD0F1\HSCIC_Basic_branded_word_document_-Forms%5b1%5d.dotx" TargetMode="External"/></Relationships>
</file>

<file path=word/theme/theme1.xml><?xml version="1.0" encoding="utf-8"?>
<a:theme xmlns:a="http://schemas.openxmlformats.org/drawingml/2006/main" name="Office Theme">
  <a:themeElements>
    <a:clrScheme name="HSCIC corporate">
      <a:dk1>
        <a:srgbClr val="001830"/>
      </a:dk1>
      <a:lt1>
        <a:srgbClr val="FAFCFC"/>
      </a:lt1>
      <a:dk2>
        <a:srgbClr val="000000"/>
      </a:dk2>
      <a:lt2>
        <a:srgbClr val="F0F8FC"/>
      </a:lt2>
      <a:accent1>
        <a:srgbClr val="003350"/>
      </a:accent1>
      <a:accent2>
        <a:srgbClr val="A0D0E8"/>
      </a:accent2>
      <a:accent3>
        <a:srgbClr val="505050"/>
      </a:accent3>
      <a:accent4>
        <a:srgbClr val="80A0B0"/>
      </a:accent4>
      <a:accent5>
        <a:srgbClr val="D8E0E8"/>
      </a:accent5>
      <a:accent6>
        <a:srgbClr val="B0AAB0"/>
      </a:accent6>
      <a:hlink>
        <a:srgbClr val="0060E0"/>
      </a:hlink>
      <a:folHlink>
        <a:srgbClr val="701870"/>
      </a:folHlink>
    </a:clrScheme>
    <a:fontScheme name="Corporate 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IC_x0020_Transformation_x0020_Types xmlns="55aa422f-42a3-46d1-930b-9e56e73453b6" xsi:nil="true"/>
    <IC_x0020_Latest xmlns="b0c0dbab-dbc3-490c-905c-34ea3888eb58">false</IC_x0020_Latest>
    <IC_x0020_Form_x0020_Type xmlns="b0c0dbab-dbc3-490c-905c-34ea3888eb58" xsi:nil="true"/>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2DC778D2E0A34C94ED4A929C27F196" ma:contentTypeVersion="16" ma:contentTypeDescription="Create a new document." ma:contentTypeScope="" ma:versionID="35bc8b464bf1d30562293f04c8948c0d">
  <xsd:schema xmlns:xsd="http://www.w3.org/2001/XMLSchema" xmlns:p="http://schemas.microsoft.com/office/2006/metadata/properties" xmlns:ns1="http://schemas.microsoft.com/sharepoint/v3" xmlns:ns2="55aa422f-42a3-46d1-930b-9e56e73453b6" xmlns:ns3="b0c0dbab-dbc3-490c-905c-34ea3888eb58" targetNamespace="http://schemas.microsoft.com/office/2006/metadata/properties" ma:root="true" ma:fieldsID="cebdea5b0501a4203e5b6ce532b085f8" ns1:_="" ns2:_="" ns3:_="">
    <xsd:import namespace="http://schemas.microsoft.com/sharepoint/v3"/>
    <xsd:import namespace="55aa422f-42a3-46d1-930b-9e56e73453b6"/>
    <xsd:import namespace="b0c0dbab-dbc3-490c-905c-34ea3888eb58"/>
    <xsd:element name="properties">
      <xsd:complexType>
        <xsd:sequence>
          <xsd:element name="documentManagement">
            <xsd:complexType>
              <xsd:all>
                <xsd:element ref="ns2:IC_x0020_Transformation_x0020_Types" minOccurs="0"/>
                <xsd:element ref="ns3:IC_x0020_Latest" minOccurs="0"/>
                <xsd:element ref="ns1:PublishingStartDate" minOccurs="0"/>
                <xsd:element ref="ns1:PublishingExpirationDate" minOccurs="0"/>
                <xsd:element ref="ns3:IC_x0020_Form_x0020_Typ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10" nillable="true" ma:displayName="Scheduling Start Date" ma:description="" ma:hidden="true" ma:internalName="PublishingStartDate">
      <xsd:simpleType>
        <xsd:restriction base="dms:Unknown"/>
      </xsd:simpleType>
    </xsd:element>
    <xsd:element name="PublishingExpirationDate" ma:index="11" nillable="true" ma:displayName="Scheduling End Date" ma:description="" ma:hidden="true" ma:internalName="PublishingExpirationDate">
      <xsd:simpleType>
        <xsd:restriction base="dms:Unknown"/>
      </xsd:simpleType>
    </xsd:element>
  </xsd:schema>
  <xsd:schema xmlns:xsd="http://www.w3.org/2001/XMLSchema" xmlns:dms="http://schemas.microsoft.com/office/2006/documentManagement/types" targetNamespace="55aa422f-42a3-46d1-930b-9e56e73453b6" elementFormDefault="qualified">
    <xsd:import namespace="http://schemas.microsoft.com/office/2006/documentManagement/types"/>
    <xsd:element name="IC_x0020_Transformation_x0020_Types" ma:index="8" nillable="true" ma:displayName="IC Transformation Types" ma:list="340df648-147d-4ba5-9076-07a689b3b1fe" ma:internalName="IC_x0020_Transformation_x0020_Types" ma:showField="Title" ma:web="b0c0dbab-dbc3-490c-905c-34ea3888eb58">
      <xsd:simpleType>
        <xsd:restriction base="dms:Lookup"/>
      </xsd:simpleType>
    </xsd:element>
  </xsd:schema>
  <xsd:schema xmlns:xsd="http://www.w3.org/2001/XMLSchema" xmlns:dms="http://schemas.microsoft.com/office/2006/documentManagement/types" targetNamespace="b0c0dbab-dbc3-490c-905c-34ea3888eb58" elementFormDefault="qualified">
    <xsd:import namespace="http://schemas.microsoft.com/office/2006/documentManagement/types"/>
    <xsd:element name="IC_x0020_Latest" ma:index="9" nillable="true" ma:displayName="IC Latest" ma:default="0" ma:internalName="IC_x0020_Latest">
      <xsd:simpleType>
        <xsd:restriction base="dms:Boolean"/>
      </xsd:simpleType>
    </xsd:element>
    <xsd:element name="IC_x0020_Form_x0020_Type" ma:index="12" nillable="true" ma:displayName="IC Form Type" ma:list="c7728d1c-988d-4637-b66a-a7498cfe9839" ma:internalName="IC_x0020_Form_x0020_Type" ma:showField="Title" ma:web="b0c0dbab-dbc3-490c-905c-34ea3888eb5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C80B3A-F7EF-4E18-995F-AFA5CA08C7F0}">
  <ds:schemaRefs>
    <ds:schemaRef ds:uri="http://schemas.microsoft.com/sharepoint/v3/contenttype/forms"/>
  </ds:schemaRefs>
</ds:datastoreItem>
</file>

<file path=customXml/itemProps2.xml><?xml version="1.0" encoding="utf-8"?>
<ds:datastoreItem xmlns:ds="http://schemas.openxmlformats.org/officeDocument/2006/customXml" ds:itemID="{8F0A763C-620E-4DB9-8112-C1EF847E0E9E}">
  <ds:schemaRefs>
    <ds:schemaRef ds:uri="http://schemas.microsoft.com/office/2006/metadata/properties"/>
    <ds:schemaRef ds:uri="55aa422f-42a3-46d1-930b-9e56e73453b6"/>
    <ds:schemaRef ds:uri="b0c0dbab-dbc3-490c-905c-34ea3888eb58"/>
    <ds:schemaRef ds:uri="http://schemas.microsoft.com/sharepoint/v3"/>
  </ds:schemaRefs>
</ds:datastoreItem>
</file>

<file path=customXml/itemProps3.xml><?xml version="1.0" encoding="utf-8"?>
<ds:datastoreItem xmlns:ds="http://schemas.openxmlformats.org/officeDocument/2006/customXml" ds:itemID="{8EE6DC58-63FA-4BE6-84E8-7CD983857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aa422f-42a3-46d1-930b-9e56e73453b6"/>
    <ds:schemaRef ds:uri="b0c0dbab-dbc3-490c-905c-34ea3888eb5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2CD44CA-0253-41AF-A3A9-B35B1B8FE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HSCIC_Basic_branded_word_document_-Forms[1].dotx</Template>
  <TotalTime>1</TotalTime>
  <Pages>15</Pages>
  <Words>4737</Words>
  <Characters>27001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HSCIC_branded_word</vt:lpstr>
    </vt:vector>
  </TitlesOfParts>
  <Company>HSCIC</Company>
  <LinksUpToDate>false</LinksUpToDate>
  <CharactersWithSpaces>31675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HSCIC_branded_word</dc:title>
  <dc:creator>Denise Downs</dc:creator>
  <cp:lastModifiedBy>john williams</cp:lastModifiedBy>
  <cp:revision>2</cp:revision>
  <cp:lastPrinted>2013-08-16T16:03:00Z</cp:lastPrinted>
  <dcterms:created xsi:type="dcterms:W3CDTF">2014-01-23T10:38:00Z</dcterms:created>
  <dcterms:modified xsi:type="dcterms:W3CDTF">2014-01-23T10:38:00Z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0x010100552DC778D2E0A34C94ED4A929C27F196</vt:lpwstr>
  </property>
</Properties>
</file>